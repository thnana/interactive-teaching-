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1047A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一、网站公共文案</w:t>
      </w:r>
    </w:p>
    <w:p w14:paraId="4F991DF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网站标题</w:t>
      </w:r>
    </w:p>
    <w:p w14:paraId="401F8032" w14:textId="77777777" w:rsidR="00B8280B" w:rsidRPr="00B8280B" w:rsidRDefault="00B8280B" w:rsidP="00B8280B">
      <w:pPr>
        <w:widowControl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主标题：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林黛玉初入贾府</w:t>
      </w:r>
    </w:p>
    <w:p w14:paraId="1385D47C" w14:textId="77777777" w:rsidR="00B8280B" w:rsidRPr="00B8280B" w:rsidRDefault="00B8280B" w:rsidP="00B8280B">
      <w:pPr>
        <w:widowControl/>
        <w:numPr>
          <w:ilvl w:val="0"/>
          <w:numId w:val="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commentRangeStart w:id="0"/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副标题：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互动文本细读</w:t>
      </w:r>
      <w:commentRangeEnd w:id="0"/>
      <w:r w:rsidR="008D072B" w:rsidRPr="00B8280B">
        <w:rPr>
          <w:rStyle w:val="af0"/>
          <w:rFonts w:ascii="Inter" w:eastAsia="宋体" w:hAnsi="Inter" w:cs="宋体"/>
          <w:kern w:val="0"/>
          <w14:ligatures w14:val="none"/>
        </w:rPr>
        <w:commentReference w:id="0"/>
      </w:r>
    </w:p>
    <w:p w14:paraId="1035561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左侧导航</w:t>
      </w:r>
    </w:p>
    <w:p w14:paraId="693571CC" w14:textId="77777777" w:rsidR="00B8280B" w:rsidRPr="00B8280B" w:rsidRDefault="00B8280B" w:rsidP="00B8280B">
      <w:pPr>
        <w:widowControl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卷首</w:t>
      </w:r>
    </w:p>
    <w:p w14:paraId="425B8217" w14:textId="77777777" w:rsidR="00B8280B" w:rsidRPr="00B8280B" w:rsidRDefault="00B8280B" w:rsidP="00B8280B">
      <w:pPr>
        <w:widowControl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入府</w:t>
      </w:r>
    </w:p>
    <w:p w14:paraId="4B9A842C" w14:textId="77777777" w:rsidR="00B8280B" w:rsidRPr="00B8280B" w:rsidRDefault="00B8280B" w:rsidP="00B8280B">
      <w:pPr>
        <w:widowControl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目光</w:t>
      </w:r>
    </w:p>
    <w:p w14:paraId="01CD6155" w14:textId="77777777" w:rsidR="00B8280B" w:rsidRPr="00B8280B" w:rsidRDefault="00B8280B" w:rsidP="00B8280B">
      <w:pPr>
        <w:widowControl/>
        <w:numPr>
          <w:ilvl w:val="0"/>
          <w:numId w:val="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留心簿</w:t>
      </w:r>
    </w:p>
    <w:p w14:paraId="3F1BA91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顶部进度</w:t>
      </w:r>
    </w:p>
    <w:p w14:paraId="2332751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卷首</w:t>
      </w:r>
    </w:p>
    <w:p w14:paraId="61C35B8E" w14:textId="77777777" w:rsidR="00B8280B" w:rsidRPr="00B8280B" w:rsidRDefault="00B8280B" w:rsidP="00B8280B">
      <w:pPr>
        <w:widowControl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序章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·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未入府</w:t>
      </w:r>
    </w:p>
    <w:p w14:paraId="1E9C531E" w14:textId="77777777" w:rsidR="00B8280B" w:rsidRPr="00B8280B" w:rsidRDefault="00B8280B" w:rsidP="00B8280B">
      <w:pPr>
        <w:widowControl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01 / 06</w:t>
      </w:r>
    </w:p>
    <w:p w14:paraId="6E2D7B64" w14:textId="77777777" w:rsidR="00B8280B" w:rsidRPr="00B8280B" w:rsidRDefault="00B8280B" w:rsidP="00B8280B">
      <w:pPr>
        <w:widowControl/>
        <w:numPr>
          <w:ilvl w:val="0"/>
          <w:numId w:val="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进度：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16%</w:t>
      </w:r>
    </w:p>
    <w:p w14:paraId="61E38ED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入府</w:t>
      </w:r>
    </w:p>
    <w:p w14:paraId="71EB639B" w14:textId="77777777" w:rsidR="00B8280B" w:rsidRPr="00B8280B" w:rsidRDefault="00B8280B" w:rsidP="00B8280B">
      <w:pPr>
        <w:widowControl/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文本现场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·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细读</w:t>
      </w:r>
    </w:p>
    <w:p w14:paraId="6E593687" w14:textId="77777777" w:rsidR="00B8280B" w:rsidRPr="00B8280B" w:rsidRDefault="00B8280B" w:rsidP="00B8280B">
      <w:pPr>
        <w:widowControl/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03 / 06</w:t>
      </w:r>
    </w:p>
    <w:p w14:paraId="6F8DD7BE" w14:textId="77777777" w:rsidR="00B8280B" w:rsidRPr="00B8280B" w:rsidRDefault="00B8280B" w:rsidP="00B8280B">
      <w:pPr>
        <w:widowControl/>
        <w:numPr>
          <w:ilvl w:val="0"/>
          <w:numId w:val="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进度：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45%</w:t>
      </w:r>
    </w:p>
    <w:p w14:paraId="2F9A9A3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目光</w:t>
      </w:r>
    </w:p>
    <w:p w14:paraId="591B3C78" w14:textId="77777777" w:rsidR="00B8280B" w:rsidRPr="00B8280B" w:rsidRDefault="00B8280B" w:rsidP="00B8280B">
      <w:pPr>
        <w:widowControl/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目光关系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·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比较</w:t>
      </w:r>
    </w:p>
    <w:p w14:paraId="04EBB78A" w14:textId="77777777" w:rsidR="00B8280B" w:rsidRPr="00B8280B" w:rsidRDefault="00B8280B" w:rsidP="00B8280B">
      <w:pPr>
        <w:widowControl/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05 / 06</w:t>
      </w:r>
    </w:p>
    <w:p w14:paraId="61ECEAD8" w14:textId="77777777" w:rsidR="00B8280B" w:rsidRPr="00B8280B" w:rsidRDefault="00B8280B" w:rsidP="00B8280B">
      <w:pPr>
        <w:widowControl/>
        <w:numPr>
          <w:ilvl w:val="0"/>
          <w:numId w:val="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进度：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75%</w:t>
      </w:r>
    </w:p>
    <w:p w14:paraId="58FA45C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留心簿</w:t>
      </w:r>
    </w:p>
    <w:p w14:paraId="14538696" w14:textId="77777777" w:rsidR="00B8280B" w:rsidRPr="00B8280B" w:rsidRDefault="00B8280B" w:rsidP="00B8280B">
      <w:pPr>
        <w:widowControl/>
        <w:numPr>
          <w:ilvl w:val="0"/>
          <w:numId w:val="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留心簿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·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证据</w:t>
      </w:r>
    </w:p>
    <w:p w14:paraId="635EF12C" w14:textId="77777777" w:rsidR="00B8280B" w:rsidRPr="00B8280B" w:rsidRDefault="00B8280B" w:rsidP="00B8280B">
      <w:pPr>
        <w:widowControl/>
        <w:numPr>
          <w:ilvl w:val="0"/>
          <w:numId w:val="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06 / 06</w:t>
      </w:r>
    </w:p>
    <w:p w14:paraId="4C57062A" w14:textId="77777777" w:rsidR="00B8280B" w:rsidRPr="00B8280B" w:rsidRDefault="00B8280B" w:rsidP="00B8280B">
      <w:pPr>
        <w:widowControl/>
        <w:numPr>
          <w:ilvl w:val="0"/>
          <w:numId w:val="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进度：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100%</w:t>
      </w:r>
    </w:p>
    <w:p w14:paraId="419469A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阅读方法</w:t>
      </w:r>
    </w:p>
    <w:p w14:paraId="75A5F0D3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固定顺序：</w:t>
      </w:r>
    </w:p>
    <w:p w14:paraId="7A14C19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观察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修正</w:t>
      </w:r>
    </w:p>
    <w:p w14:paraId="0953B046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页面显示为：</w:t>
      </w:r>
    </w:p>
    <w:p w14:paraId="6A9E2EFD" w14:textId="77777777" w:rsidR="00B8280B" w:rsidRPr="00B8280B" w:rsidRDefault="00B8280B" w:rsidP="00B8280B">
      <w:pPr>
        <w:widowControl/>
        <w:numPr>
          <w:ilvl w:val="0"/>
          <w:numId w:val="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①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观察</w:t>
      </w:r>
    </w:p>
    <w:p w14:paraId="517D9DA4" w14:textId="77777777" w:rsidR="00B8280B" w:rsidRPr="00B8280B" w:rsidRDefault="00B8280B" w:rsidP="00B8280B">
      <w:pPr>
        <w:widowControl/>
        <w:numPr>
          <w:ilvl w:val="0"/>
          <w:numId w:val="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②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证据</w:t>
      </w:r>
    </w:p>
    <w:p w14:paraId="5B156E79" w14:textId="77777777" w:rsidR="00B8280B" w:rsidRPr="00B8280B" w:rsidRDefault="00B8280B" w:rsidP="00B8280B">
      <w:pPr>
        <w:widowControl/>
        <w:numPr>
          <w:ilvl w:val="0"/>
          <w:numId w:val="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③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</w:t>
      </w:r>
    </w:p>
    <w:p w14:paraId="603C0640" w14:textId="77777777" w:rsidR="00B8280B" w:rsidRPr="00B8280B" w:rsidRDefault="00B8280B" w:rsidP="00B8280B">
      <w:pPr>
        <w:widowControl/>
        <w:numPr>
          <w:ilvl w:val="0"/>
          <w:numId w:val="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④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修正</w:t>
      </w:r>
    </w:p>
    <w:p w14:paraId="79C8AD79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419312F">
          <v:rect id="矩形 131" o:spid="_x0000_s1047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2B3EE3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二、卷首页面</w:t>
      </w:r>
    </w:p>
    <w:p w14:paraId="6BC5DC1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标题</w:t>
      </w:r>
    </w:p>
    <w:p w14:paraId="209935B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初入贾府</w:t>
      </w:r>
    </w:p>
    <w:p w14:paraId="30AECC41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其中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为强调色。</w:t>
      </w:r>
    </w:p>
    <w:p w14:paraId="3CDEAF7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引文</w:t>
      </w:r>
    </w:p>
    <w:p w14:paraId="45FEE1A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步步留心，时时在意，不肯轻易多说一句话，多行一步路。</w:t>
      </w:r>
    </w:p>
    <w:p w14:paraId="5E242ABF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按钮</w:t>
      </w:r>
    </w:p>
    <w:p w14:paraId="2C88C21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启帘入府</w:t>
      </w:r>
    </w:p>
    <w:p w14:paraId="158BE5D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图片替代文本</w:t>
      </w:r>
    </w:p>
    <w:p w14:paraId="32FD6D5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黛玉乘轿初入贾府</w:t>
      </w:r>
    </w:p>
    <w:p w14:paraId="3F590663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图片加载失败提示</w:t>
      </w:r>
    </w:p>
    <w:p w14:paraId="5556E4F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未找到首页图片：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assets/images/rjf.png</w:t>
      </w:r>
    </w:p>
    <w:p w14:paraId="019BED19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76D7EB1">
          <v:rect id="矩形 129" o:spid="_x0000_s1046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5E37F1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三、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“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入府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”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页面公共文案</w:t>
      </w:r>
    </w:p>
    <w:p w14:paraId="1390941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场景导航</w:t>
      </w:r>
    </w:p>
    <w:p w14:paraId="2C8E14C4" w14:textId="77777777" w:rsidR="00B8280B" w:rsidRPr="00B8280B" w:rsidRDefault="00B8280B" w:rsidP="00B8280B">
      <w:pPr>
        <w:widowControl/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府门</w:t>
      </w:r>
    </w:p>
    <w:p w14:paraId="61BF77F2" w14:textId="77777777" w:rsidR="00B8280B" w:rsidRPr="00B8280B" w:rsidRDefault="00B8280B" w:rsidP="00B8280B">
      <w:pPr>
        <w:widowControl/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骨肉情深</w:t>
      </w:r>
    </w:p>
    <w:p w14:paraId="09696977" w14:textId="77777777" w:rsidR="00B8280B" w:rsidRPr="00B8280B" w:rsidRDefault="00B8280B" w:rsidP="00B8280B">
      <w:pPr>
        <w:widowControl/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宝黛初见</w:t>
      </w:r>
    </w:p>
    <w:p w14:paraId="2BFFB8F2" w14:textId="77777777" w:rsidR="00B8280B" w:rsidRPr="00B8280B" w:rsidRDefault="00B8280B" w:rsidP="00B8280B">
      <w:pPr>
        <w:widowControl/>
        <w:numPr>
          <w:ilvl w:val="0"/>
          <w:numId w:val="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宝玉摔玉</w:t>
      </w:r>
    </w:p>
    <w:p w14:paraId="0C66F70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初始反馈</w:t>
      </w:r>
    </w:p>
    <w:p w14:paraId="651F9C9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先观察场景并阅读原文，再选择与当前证据最吻合的解释。</w:t>
      </w:r>
    </w:p>
    <w:p w14:paraId="08C7068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作答后的反馈</w:t>
      </w:r>
    </w:p>
    <w:p w14:paraId="565323D1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学生选完一个选项后，暂时不公布答案，显示：</w:t>
      </w:r>
    </w:p>
    <w:p w14:paraId="4E91E58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判断已暂存。请核对文本证据，再决定是否保留或修正。</w:t>
      </w:r>
    </w:p>
    <w:p w14:paraId="4E1FA61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证据按钮</w:t>
      </w:r>
    </w:p>
    <w:p w14:paraId="2F339AB8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初始状态均不可点击。</w:t>
      </w:r>
    </w:p>
    <w:p w14:paraId="69C360EE" w14:textId="77777777" w:rsidR="00B8280B" w:rsidRPr="00B8280B" w:rsidRDefault="00B8280B" w:rsidP="00B8280B">
      <w:pPr>
        <w:widowControl/>
        <w:numPr>
          <w:ilvl w:val="0"/>
          <w:numId w:val="9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核对文本证据</w:t>
      </w:r>
    </w:p>
    <w:p w14:paraId="076A6D5F" w14:textId="77777777" w:rsidR="00B8280B" w:rsidRPr="00B8280B" w:rsidRDefault="00B8280B" w:rsidP="00B8280B">
      <w:pPr>
        <w:widowControl/>
        <w:numPr>
          <w:ilvl w:val="0"/>
          <w:numId w:val="9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阅读补充证据</w:t>
      </w:r>
    </w:p>
    <w:p w14:paraId="18F28000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交互顺序：</w:t>
      </w:r>
    </w:p>
    <w:p w14:paraId="2A25331A" w14:textId="77777777" w:rsidR="00B8280B" w:rsidRPr="00B8280B" w:rsidRDefault="00B8280B" w:rsidP="00B8280B">
      <w:pPr>
        <w:widowControl/>
        <w:numPr>
          <w:ilvl w:val="0"/>
          <w:numId w:val="1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学生先选择答案；</w:t>
      </w:r>
    </w:p>
    <w:p w14:paraId="702641A3" w14:textId="77777777" w:rsidR="00B8280B" w:rsidRPr="00B8280B" w:rsidRDefault="00B8280B" w:rsidP="00B8280B">
      <w:pPr>
        <w:widowControl/>
        <w:numPr>
          <w:ilvl w:val="0"/>
          <w:numId w:val="1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核对文本证据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开放；</w:t>
      </w:r>
    </w:p>
    <w:p w14:paraId="06B0F837" w14:textId="77777777" w:rsidR="00B8280B" w:rsidRPr="00B8280B" w:rsidRDefault="00B8280B" w:rsidP="00B8280B">
      <w:pPr>
        <w:widowControl/>
        <w:numPr>
          <w:ilvl w:val="0"/>
          <w:numId w:val="1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学生点击后，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阅读补充证据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开放；</w:t>
      </w:r>
    </w:p>
    <w:p w14:paraId="4E2EFBF8" w14:textId="77777777" w:rsidR="00B8280B" w:rsidRPr="00B8280B" w:rsidRDefault="00B8280B" w:rsidP="00B8280B">
      <w:pPr>
        <w:widowControl/>
        <w:numPr>
          <w:ilvl w:val="0"/>
          <w:numId w:val="1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学生阅读补充证据；</w:t>
      </w:r>
    </w:p>
    <w:p w14:paraId="7B853673" w14:textId="77777777" w:rsidR="00B8280B" w:rsidRPr="00B8280B" w:rsidRDefault="00B8280B" w:rsidP="00B8280B">
      <w:pPr>
        <w:widowControl/>
        <w:numPr>
          <w:ilvl w:val="0"/>
          <w:numId w:val="1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修正判断区域出现。</w:t>
      </w:r>
    </w:p>
    <w:p w14:paraId="4086E66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修正问题</w:t>
      </w:r>
    </w:p>
    <w:p w14:paraId="12426E7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加入补充证据后，你是否需要调整原来的判断？</w:t>
      </w:r>
    </w:p>
    <w:p w14:paraId="19948BAC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6.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修正选项</w:t>
      </w:r>
    </w:p>
    <w:p w14:paraId="72BF010D" w14:textId="77777777" w:rsidR="00B8280B" w:rsidRPr="00B8280B" w:rsidRDefault="00B8280B" w:rsidP="00B8280B">
      <w:pPr>
        <w:widowControl/>
        <w:numPr>
          <w:ilvl w:val="0"/>
          <w:numId w:val="1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保留判断</w:t>
      </w:r>
    </w:p>
    <w:p w14:paraId="24983913" w14:textId="77777777" w:rsidR="00B8280B" w:rsidRPr="00B8280B" w:rsidRDefault="00B8280B" w:rsidP="00B8280B">
      <w:pPr>
        <w:widowControl/>
        <w:numPr>
          <w:ilvl w:val="0"/>
          <w:numId w:val="1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补充条件</w:t>
      </w:r>
    </w:p>
    <w:p w14:paraId="7ED2505C" w14:textId="77777777" w:rsidR="00B8280B" w:rsidRPr="00B8280B" w:rsidRDefault="00B8280B" w:rsidP="00B8280B">
      <w:pPr>
        <w:widowControl/>
        <w:numPr>
          <w:ilvl w:val="0"/>
          <w:numId w:val="1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修改判断</w:t>
      </w:r>
    </w:p>
    <w:p w14:paraId="6561DE0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7.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修正后的公共反馈格式</w:t>
      </w:r>
    </w:p>
    <w:p w14:paraId="7690395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选择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保留判断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”</w:t>
      </w:r>
    </w:p>
    <w:p w14:paraId="15F3B2C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保留了原判断。参考分析：＋当前场景解析</w:t>
      </w:r>
    </w:p>
    <w:p w14:paraId="411ECB9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选择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补充条件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”</w:t>
      </w:r>
    </w:p>
    <w:p w14:paraId="55765D3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为原判断补充了条件。参考分析：＋当前场景解析</w:t>
      </w:r>
    </w:p>
    <w:p w14:paraId="38E3DC2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选择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修改判断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”</w:t>
      </w:r>
    </w:p>
    <w:p w14:paraId="1880B83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决定修改原判断。参考分析：＋当前场景解析</w:t>
      </w:r>
    </w:p>
    <w:p w14:paraId="1D27710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commentRangeStart w:id="1"/>
      <w:commentRangeStart w:id="2"/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8.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写入提示</w:t>
      </w:r>
    </w:p>
    <w:p w14:paraId="0D2877C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判断与修正已写入留心簿</w:t>
      </w:r>
      <w:commentRangeEnd w:id="1"/>
      <w:r w:rsidR="008D072B" w:rsidRPr="00B8280B">
        <w:rPr>
          <w:rStyle w:val="af0"/>
          <w:rFonts w:ascii="Inter" w:eastAsia="宋体" w:hAnsi="Inter" w:cs="宋体"/>
          <w:kern w:val="0"/>
          <w14:ligatures w14:val="none"/>
        </w:rPr>
        <w:commentReference w:id="1"/>
      </w:r>
      <w:commentRangeEnd w:id="2"/>
      <w:r w:rsidR="008D072B" w:rsidRPr="00B8280B">
        <w:rPr>
          <w:rStyle w:val="af0"/>
          <w:rFonts w:ascii="Inter" w:eastAsia="宋体" w:hAnsi="Inter" w:cs="宋体"/>
          <w:kern w:val="0"/>
          <w14:ligatures w14:val="none"/>
        </w:rPr>
        <w:commentReference w:id="2"/>
      </w:r>
    </w:p>
    <w:p w14:paraId="648803C1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D161806">
          <v:rect id="矩形 127" o:spid="_x0000_s1045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104E39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四、场景一：府门</w:t>
      </w:r>
    </w:p>
    <w:p w14:paraId="439D22CD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场景标题</w:t>
      </w:r>
    </w:p>
    <w:p w14:paraId="7E4CFCB8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第一章　</w:t>
      </w:r>
      <w:commentRangeStart w:id="3"/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门从哪里开</w:t>
      </w:r>
      <w:commentRangeEnd w:id="3"/>
      <w:r w:rsidR="008D072B" w:rsidRPr="00B8280B">
        <w:rPr>
          <w:rStyle w:val="af0"/>
          <w:rFonts w:ascii="Inter" w:eastAsia="宋体" w:hAnsi="Inter" w:cs="宋体"/>
          <w:kern w:val="0"/>
          <w14:ligatures w14:val="none"/>
        </w:rPr>
        <w:commentReference w:id="3"/>
      </w:r>
    </w:p>
    <w:p w14:paraId="6A880E6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内容标题</w:t>
      </w:r>
    </w:p>
    <w:p w14:paraId="009DBDD2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与别家不同</w:t>
      </w:r>
    </w:p>
    <w:p w14:paraId="3E87D571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场景导语</w:t>
      </w:r>
    </w:p>
    <w:p w14:paraId="7C1413B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把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正门不开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角门出入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与门前排场、人员接替联系起来，辨认空间背后的制度。</w:t>
      </w:r>
    </w:p>
    <w:p w14:paraId="2945133F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原文</w:t>
      </w:r>
    </w:p>
    <w:p w14:paraId="5A00218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正门却不开，只有东西两角门有人出入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……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方是荣国府了。却不进正门，只进了西边角门。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52139A2D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lastRenderedPageBreak/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题目</w:t>
      </w:r>
    </w:p>
    <w:p w14:paraId="550E918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关于黛玉从西边角门进入荣国府的理解，最符合本段及相关情节的一项是：</w:t>
      </w:r>
    </w:p>
    <w:p w14:paraId="2AF1D87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6.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选项</w:t>
      </w:r>
    </w:p>
    <w:p w14:paraId="1B0905D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A</w:t>
      </w:r>
    </w:p>
    <w:p w14:paraId="44322269" w14:textId="06FB80B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角门</w:t>
      </w:r>
      <w:ins w:id="4" w:author="Nan Shi" w:date="2026-07-21T16:44:00Z" w16du:dateUtc="2026-07-21T08:44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进入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使黛玉意识到</w:t>
      </w:r>
      <w:ins w:id="5" w:author="Nan Shi" w:date="2026-07-21T16:44:00Z" w16du:dateUtc="2026-07-21T08:44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自己</w:t>
        </w:r>
      </w:ins>
      <w:del w:id="6" w:author="Nan Shi" w:date="2026-07-21T16:44:00Z" w16du:dateUtc="2026-07-21T08:44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自己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是外来</w:t>
      </w:r>
      <w:del w:id="7" w:author="Nan Shi" w:date="2026-07-21T16:44:00Z" w16du:dateUtc="2026-07-21T08:44:00Z">
        <w:r w:rsidRPr="00B8280B" w:rsidDel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的晚辈</w:delText>
        </w:r>
      </w:del>
      <w:ins w:id="8" w:author="Nan Shi" w:date="2026-07-21T16:44:00Z" w16du:dateUtc="2026-07-21T08:44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投奔的亲戚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</w:t>
      </w:r>
      <w:del w:id="9" w:author="Nan Shi" w:date="2026-07-21T16:44:00Z" w16du:dateUtc="2026-07-21T08:44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她此后的谨慎主要源于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贾府以入门方式对她作出</w:t>
      </w:r>
      <w:ins w:id="10" w:author="Nan Shi" w:date="2026-07-21T16:44:00Z" w16du:dateUtc="2026-07-21T08:44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了</w:t>
        </w:r>
      </w:ins>
      <w:del w:id="11" w:author="Nan Shi" w:date="2026-07-21T16:44:00Z" w16du:dateUtc="2026-07-21T08:44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的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身份提醒。</w:t>
      </w:r>
    </w:p>
    <w:p w14:paraId="525EE20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B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【当前设定的最佳选项】</w:t>
      </w:r>
    </w:p>
    <w:p w14:paraId="1D12C04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正门与角门的区别首先显示贾府日常出入有固定规则；黛玉的身份可能影响具体安排，但仅凭这一细节尚不能判断她受到轻视。</w:t>
      </w:r>
    </w:p>
    <w:p w14:paraId="7367161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C</w:t>
      </w:r>
    </w:p>
    <w:p w14:paraId="54C685C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正门不开说明荣国府重视内外之别，而黛玉由角门进入，则进一步表明这一规则主要用来约束初次到访的女眷。</w:t>
      </w:r>
    </w:p>
    <w:p w14:paraId="5F0824F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D</w:t>
      </w:r>
    </w:p>
    <w:p w14:paraId="567E5472" w14:textId="0AE6B5FF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del w:id="12" w:author="Nan Shi" w:date="2026-07-21T16:45:00Z" w16du:dateUtc="2026-07-21T08:45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角门出入本是大型宅院的日常便利，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作者写这一细节主要为了交代路线，</w:t>
      </w:r>
      <w:ins w:id="13" w:author="Nan Shi" w:date="2026-07-21T16:45:00Z" w16du:dateUtc="2026-07-21T08:45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明晰黛玉入府的行动线路</w:t>
        </w:r>
      </w:ins>
      <w:del w:id="14" w:author="Nan Shi" w:date="2026-07-21T16:45:00Z" w16du:dateUtc="2026-07-21T08:45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其等级意味要到后文荣禧堂才真正出现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477A6EE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7.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文本证据</w:t>
      </w:r>
    </w:p>
    <w:p w14:paraId="3EFD9DC9" w14:textId="7EC3C81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正门却不开，只有东西两角门有人出入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说明角门本就是日常通道</w:t>
      </w:r>
      <w:del w:id="15" w:author="Nan Shi" w:date="2026-07-21T16:48:00Z" w16du:dateUtc="2026-07-21T08:48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；后文轿夫、小厮、婆子随空间深入依次接替，又显示出入规则并非只针对黛玉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229B0A41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8.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补充证据</w:t>
      </w:r>
    </w:p>
    <w:p w14:paraId="30E5181C" w14:textId="3930E4D1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贾母亲自搂抱黛玉，又按府中小姐的规格为她安排住处与丫鬟。这些情节</w:t>
      </w:r>
      <w:ins w:id="16" w:author="Nan Shi" w:date="2026-07-21T16:48:00Z" w16du:dateUtc="2026-07-21T08:48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与</w:t>
        </w:r>
        <w:r w:rsidR="008D072B"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t xml:space="preserve"> </w:t>
        </w:r>
      </w:ins>
      <w:del w:id="17" w:author="Nan Shi" w:date="2026-07-21T16:48:00Z" w16du:dateUtc="2026-07-21T08:48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限制了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走角门就是受到轻视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的解释</w:t>
      </w:r>
      <w:ins w:id="18" w:author="Nan Shi" w:date="2026-07-21T16:48:00Z" w16du:dateUtc="2026-07-21T08:48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相悖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5FDAC25C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9.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参考分析</w:t>
      </w:r>
    </w:p>
    <w:p w14:paraId="665F3B9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B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项把能够直接确认的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日常出入规则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与仍需谨慎推断的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黛玉个人处境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区分开来。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项把谨慎的主要原因过度集中到入门方式；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C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项将规则限定为初访女眷，依据不足；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D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项低估了正门与角门本身已具有的秩序意味。</w:t>
      </w:r>
    </w:p>
    <w:p w14:paraId="6E7E90A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10.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三个画面观察问题</w:t>
      </w:r>
    </w:p>
    <w:p w14:paraId="087F833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红点一</w:t>
      </w:r>
    </w:p>
    <w:p w14:paraId="1ED9082E" w14:textId="240FE58B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石狮、兽头大门和华冠丽服的</w:t>
      </w:r>
      <w:ins w:id="19" w:author="Nan Shi" w:date="2026-07-21T16:49:00Z" w16du:dateUtc="2026-07-21T08:49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仆役</w:t>
        </w:r>
      </w:ins>
      <w:del w:id="20" w:author="Nan Shi" w:date="2026-07-21T16:49:00Z" w16du:dateUtc="2026-07-21T08:49:00Z">
        <w:r w:rsidRPr="00B8280B" w:rsidDel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门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人</w:delText>
        </w:r>
      </w:del>
      <w:del w:id="21" w:author="Nan Shi" w:date="2026-07-21T16:48:00Z" w16du:dateUtc="2026-07-21T08:48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是彼此孤立的装饰，还是共同构成了门第印象？</w:delText>
        </w:r>
      </w:del>
    </w:p>
    <w:p w14:paraId="071B9F9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红点二</w:t>
      </w:r>
    </w:p>
    <w:p w14:paraId="49C5ECEC" w14:textId="741DD376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敕造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del w:id="22" w:author="Nan Shi" w:date="2026-07-21T16:49:00Z" w16du:dateUtc="2026-07-21T08:49:00Z">
        <w:r w:rsidRPr="00B8280B" w:rsidDel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把贾府的富贵与什么样的</w:delText>
        </w:r>
      </w:del>
      <w:ins w:id="23" w:author="Nan Shi" w:date="2026-07-21T16:49:00Z" w16du:dateUtc="2026-07-21T08:49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表明里贾府怎样的</w:t>
        </w:r>
      </w:ins>
      <w:r w:rsidRPr="00B8280B">
        <w:rPr>
          <w:rFonts w:ascii="Inter" w:eastAsia="宋体" w:hAnsi="Inter" w:cs="宋体" w:hint="eastAsia"/>
          <w:kern w:val="0"/>
          <w:sz w:val="21"/>
          <w:szCs w:val="21"/>
          <w14:ligatures w14:val="none"/>
        </w:rPr>
        <w:t>政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治身份</w:t>
      </w:r>
      <w:del w:id="24" w:author="Nan Shi" w:date="2026-07-21T16:49:00Z" w16du:dateUtc="2026-07-21T08:49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联系起来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？</w:t>
      </w:r>
    </w:p>
    <w:p w14:paraId="491EF2C0" w14:textId="0DDD4B6B" w:rsidR="00B8280B" w:rsidRPr="00B8280B" w:rsidDel="008D072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del w:id="25" w:author="Nan Shi" w:date="2026-07-21T16:49:00Z" w16du:dateUtc="2026-07-21T08:49:00Z"/>
          <w:rFonts w:ascii="Inter" w:eastAsia="宋体" w:hAnsi="Inter" w:cs="宋体"/>
          <w:kern w:val="0"/>
          <w:sz w:val="27"/>
          <w:szCs w:val="27"/>
          <w14:ligatures w14:val="none"/>
        </w:rPr>
      </w:pPr>
      <w:del w:id="26" w:author="Nan Shi" w:date="2026-07-21T16:49:00Z" w16du:dateUtc="2026-07-21T08:49:00Z">
        <w:r w:rsidRPr="00B8280B" w:rsidDel="008D072B">
          <w:rPr>
            <w:rFonts w:ascii="Inter" w:eastAsia="宋体" w:hAnsi="Inter" w:cs="宋体"/>
            <w:kern w:val="0"/>
            <w:sz w:val="27"/>
            <w:szCs w:val="27"/>
            <w14:ligatures w14:val="none"/>
          </w:rPr>
          <w:delText>红点三</w:delText>
        </w:r>
      </w:del>
    </w:p>
    <w:p w14:paraId="4353817F" w14:textId="7A58AE42" w:rsidR="00B8280B" w:rsidRPr="00B8280B" w:rsidDel="008D072B" w:rsidRDefault="00B8280B" w:rsidP="00B8280B">
      <w:pPr>
        <w:widowControl/>
        <w:shd w:val="clear" w:color="auto" w:fill="FFFFFF"/>
        <w:spacing w:after="0" w:line="240" w:lineRule="auto"/>
        <w:rPr>
          <w:del w:id="27" w:author="Nan Shi" w:date="2026-07-21T16:49:00Z" w16du:dateUtc="2026-07-21T08:49:00Z"/>
          <w:rFonts w:ascii="Inter" w:eastAsia="宋体" w:hAnsi="Inter" w:cs="宋体"/>
          <w:kern w:val="0"/>
          <w:sz w:val="21"/>
          <w:szCs w:val="21"/>
          <w14:ligatures w14:val="none"/>
        </w:rPr>
      </w:pPr>
      <w:del w:id="28" w:author="Nan Shi" w:date="2026-07-21T16:49:00Z" w16du:dateUtc="2026-07-21T08:49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“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正门却不开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”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中的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“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却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”</w:delText>
        </w:r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制造了怎样的预期差异？</w:delText>
        </w:r>
      </w:del>
    </w:p>
    <w:p w14:paraId="759BC57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写入留心簿的记录</w:t>
      </w:r>
    </w:p>
    <w:p w14:paraId="73F4633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所属分册</w:t>
      </w:r>
    </w:p>
    <w:p w14:paraId="01900DB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空间</w:t>
      </w:r>
    </w:p>
    <w:p w14:paraId="0E6B681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lastRenderedPageBreak/>
        <w:t>记录内容</w:t>
      </w:r>
    </w:p>
    <w:p w14:paraId="498449A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正门与角门</w:t>
      </w:r>
      <w:del w:id="29" w:author="Nan Shi" w:date="2026-07-21T16:49:00Z" w16du:dateUtc="2026-07-21T08:49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首先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表现固定的出入规则；判断黛玉个人地位，还需要结合贾母迎接与后续安置。</w:t>
      </w:r>
    </w:p>
    <w:p w14:paraId="730ADCE7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AF80D9E">
          <v:rect id="矩形 125" o:spid="_x0000_s1044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2C97FD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五、场景二：骨肉情深</w:t>
      </w:r>
    </w:p>
    <w:p w14:paraId="073ACAC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场景标题</w:t>
      </w:r>
    </w:p>
    <w:p w14:paraId="7582F6E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第三章　骨肉情深</w:t>
      </w:r>
    </w:p>
    <w:p w14:paraId="3C482534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内容标题</w:t>
      </w:r>
    </w:p>
    <w:p w14:paraId="36C8064C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礼未成，情先至</w:t>
      </w:r>
    </w:p>
    <w:p w14:paraId="32A6533F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场景导语</w:t>
      </w:r>
    </w:p>
    <w:p w14:paraId="31D4763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比较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方欲拜见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与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早被搂入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，理解动作顺序如何同时表现礼法与亲情。</w:t>
      </w:r>
    </w:p>
    <w:p w14:paraId="3EC8367C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原文</w:t>
      </w:r>
    </w:p>
    <w:p w14:paraId="21DEFB5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方欲拜见时，早被他外祖母一把搂入怀中，心肝儿肉叫着大哭起来。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025D906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题目</w:t>
      </w:r>
    </w:p>
    <w:p w14:paraId="5A7977B0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对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方欲拜见时，早被他外祖母一把搂入怀中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的理解，最恰当的一项是：</w:t>
      </w:r>
    </w:p>
    <w:p w14:paraId="00F1849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6.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选项</w:t>
      </w:r>
    </w:p>
    <w:p w14:paraId="4C7863A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A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【当前设定的最佳选项】</w:t>
      </w:r>
    </w:p>
    <w:p w14:paraId="4194E759" w14:textId="33EDBAE8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写黛玉准备行礼，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早被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写贾母先行搂抱，二者以动作先后表现</w:t>
      </w:r>
      <w:ins w:id="30" w:author="Nan Shi" w:date="2026-07-21T16:51:00Z" w16du:dateUtc="2026-07-21T08:51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贾母情绪之激动</w:t>
        </w:r>
      </w:ins>
      <w:del w:id="31" w:author="Nan Shi" w:date="2026-07-21T16:51:00Z" w16du:dateUtc="2026-07-21T08:51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亲情涌出之快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</w:t>
      </w:r>
      <w:del w:id="32" w:author="Nan Shi" w:date="2026-07-21T16:54:00Z" w16du:dateUtc="2026-07-21T08:54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也</w:delText>
        </w:r>
      </w:del>
      <w:ins w:id="33" w:author="Nan Shi" w:date="2026-07-21T16:51:00Z" w16du:dateUtc="2026-07-21T08:51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礼法在此刻暂时退让于骨肉亲情</w:t>
        </w:r>
      </w:ins>
      <w:del w:id="34" w:author="Nan Shi" w:date="2026-07-21T16:51:00Z" w16du:dateUtc="2026-07-21T08:51:00Z">
        <w:r w:rsidRPr="00B8280B" w:rsidDel="008D072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使庄重的拜见暂时转为情感相认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087C1E2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B</w:t>
      </w:r>
    </w:p>
    <w:p w14:paraId="1C9E337C" w14:textId="50CBED56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黛玉准备拜见而未能完成，</w:t>
      </w:r>
      <w:ins w:id="35" w:author="Nan Shi" w:date="2026-07-21T16:53:00Z" w16du:dateUtc="2026-07-21T08:53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被贾母</w:t>
        </w:r>
      </w:ins>
      <w:ins w:id="36" w:author="Nan Shi" w:date="2026-07-21T16:54:00Z" w16du:dateUtc="2026-07-21T08:54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一把搂住，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说明贾母</w:t>
      </w:r>
      <w:ins w:id="37" w:author="Nan Shi" w:date="2026-07-21T16:53:00Z" w16du:dateUtc="2026-07-21T08:53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在孙辈里最疼爱她，</w:t>
        </w:r>
      </w:ins>
      <w:del w:id="38" w:author="Nan Shi" w:date="2026-07-21T16:53:00Z" w16du:dateUtc="2026-07-21T08:53:00Z">
        <w:r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更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重</w:delText>
        </w:r>
      </w:del>
      <w:ins w:id="39" w:author="Nan Shi" w:date="2026-07-21T16:53:00Z" w16du:dateUtc="2026-07-21T08:53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其他孙女都比不上独女唯一的血脉</w:t>
        </w:r>
      </w:ins>
      <w:del w:id="40" w:author="Nan Shi" w:date="2026-07-21T16:53:00Z" w16du:dateUtc="2026-07-21T08:53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骨肉之情；</w:delText>
        </w:r>
      </w:del>
      <w:del w:id="41" w:author="Nan Shi" w:date="2026-07-21T16:54:00Z" w16du:dateUtc="2026-07-21T08:54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此后虽仍介绍亲眷，但这一场面的基调已由礼法完全转为亲情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7C29EA0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C</w:t>
      </w:r>
    </w:p>
    <w:p w14:paraId="6F04AB91" w14:textId="7841274A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一把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突出贾母动作急切，众人随之涕泣，说明她的悲痛迅速感染全场，众人</w:t>
      </w:r>
      <w:ins w:id="42" w:author="Nan Shi" w:date="2026-07-21T16:52:00Z" w16du:dateUtc="2026-07-21T08:52:00Z">
        <w:r w:rsidR="008D072B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与贾母感情共鸣，都是想到了</w:t>
        </w:r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黛玉的母亲贾敏。</w:t>
        </w:r>
      </w:ins>
      <w:del w:id="43" w:author="Nan Shi" w:date="2026-07-21T16:52:00Z" w16du:dateUtc="2026-07-21T08:52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的哭泣与贾母具有相同的情感来源和强度。</w:delText>
        </w:r>
      </w:del>
    </w:p>
    <w:p w14:paraId="2136D862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D</w:t>
      </w:r>
    </w:p>
    <w:p w14:paraId="5017E112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贾母用搂抱代替拜见，既缓解黛玉初到陌生环境的拘谨，也有意向在场众人明确黛玉在家族中的特殊地位。</w:t>
      </w:r>
    </w:p>
    <w:p w14:paraId="3F22559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7.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文本证据</w:t>
      </w:r>
    </w:p>
    <w:p w14:paraId="233A6AD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表示拜见尚未完成，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早被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突出贾母动作抢先，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一把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增添速度与力度；随后黛玉仍正式拜见舅母等人。</w:t>
      </w:r>
    </w:p>
    <w:p w14:paraId="1321333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8.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补充证据</w:t>
      </w:r>
    </w:p>
    <w:p w14:paraId="7BB6838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亲情打断礼仪之后，拜见程序仍继续。由此不能说场面的基调已经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完全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脱离礼法，也不能确认贾母的动作带有向众人宣示地位的明确意图。</w:t>
      </w:r>
    </w:p>
    <w:p w14:paraId="23E15F0A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9.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参考分析</w:t>
      </w:r>
    </w:p>
    <w:p w14:paraId="1807B9B5" w14:textId="4A62CE3C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项同时照顾动作次序、情感力度和场面转换。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B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</w:t>
      </w:r>
      <w:ins w:id="44" w:author="Nan Shi" w:date="2026-07-21T16:55:00Z" w16du:dateUtc="2026-07-21T08:55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证据不足</w:t>
        </w:r>
      </w:ins>
      <w:del w:id="45" w:author="Nan Shi" w:date="2026-07-21T16:55:00Z" w16du:dateUtc="2026-07-21T08:55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把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“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暂时打断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”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扩大成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“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完全转为亲情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”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C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项将众人各自的情感来源和强度</w:t>
      </w:r>
      <w:ins w:id="46" w:author="Nan Shi" w:date="2026-07-21T16:54:00Z" w16du:dateUtc="2026-07-21T08:54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与贾母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等同；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D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项关于贾母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有意宣示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的动机超出了文本能够确认的范围。</w:t>
      </w:r>
    </w:p>
    <w:p w14:paraId="7B6C1BA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10.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三个画面观察问题</w:t>
      </w:r>
    </w:p>
    <w:p w14:paraId="7D6D0F9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红点一</w:t>
      </w:r>
    </w:p>
    <w:p w14:paraId="5BFCB3F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若按通常礼仪，黛玉进入房中后首先应该完成什么动作？</w:t>
      </w:r>
    </w:p>
    <w:p w14:paraId="0890813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红点二</w:t>
      </w:r>
    </w:p>
    <w:p w14:paraId="2AB9F23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把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早被一把搂入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换成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被扶着坐下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，情感力度会发生怎样的变化？</w:t>
      </w:r>
    </w:p>
    <w:p w14:paraId="3A8D527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红点三</w:t>
      </w:r>
    </w:p>
    <w:p w14:paraId="5AA25595" w14:textId="305BA2A1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众人共同涕泣，</w:t>
      </w:r>
      <w:ins w:id="47" w:author="Nan Shi" w:date="2026-07-21T16:56:00Z" w16du:dateUtc="2026-07-21T08:56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大家</w:t>
        </w:r>
      </w:ins>
      <w:del w:id="48" w:author="Nan Shi" w:date="2026-07-21T16:56:00Z" w16du:dateUtc="2026-07-21T08:56:00Z">
        <w:r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可</w:delText>
        </w:r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以证明每个人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的内心感受</w:t>
      </w:r>
      <w:del w:id="49" w:author="Nan Shi" w:date="2026-07-21T16:56:00Z" w16du:dateUtc="2026-07-21T08:56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完全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相同吗？</w:t>
      </w:r>
    </w:p>
    <w:p w14:paraId="20BA1C9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写入留心簿的记录</w:t>
      </w:r>
    </w:p>
    <w:p w14:paraId="1EE83A3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所属分册</w:t>
      </w:r>
    </w:p>
    <w:p w14:paraId="4E0EADB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动作描写</w:t>
      </w:r>
    </w:p>
    <w:p w14:paraId="242A4B5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记录内容</w:t>
      </w:r>
    </w:p>
    <w:p w14:paraId="05996C54" w14:textId="66CE0464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—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早被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—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一把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让礼仪动作尚未完成，情感动作已经</w:t>
      </w:r>
      <w:del w:id="50" w:author="Nan Shi" w:date="2026-07-21T16:56:00Z" w16du:dateUtc="2026-07-21T08:56:00Z">
        <w:r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发生</w:delText>
        </w:r>
      </w:del>
      <w:ins w:id="51" w:author="Nan Shi" w:date="2026-07-21T16:56:00Z" w16du:dateUtc="2026-07-21T08:56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先一步发生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；亲情暂时打断礼仪，但没有取消礼仪。</w:t>
      </w:r>
    </w:p>
    <w:p w14:paraId="69DD8192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9EDB57E">
          <v:rect id="矩形 123" o:spid="_x0000_s1043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71C09A9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六、场景三：宝黛初见</w:t>
      </w:r>
    </w:p>
    <w:p w14:paraId="04F6DFC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场景标题</w:t>
      </w:r>
    </w:p>
    <w:p w14:paraId="0DF2CDC0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第七章　宝黛初见</w:t>
      </w:r>
    </w:p>
    <w:p w14:paraId="36CC020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内容标题</w:t>
      </w:r>
    </w:p>
    <w:p w14:paraId="4B76F17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 w:hint="eastAsia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似曾相识</w:t>
      </w:r>
    </w:p>
    <w:p w14:paraId="2D19D55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场景导语</w:t>
      </w:r>
    </w:p>
    <w:p w14:paraId="531A6184" w14:textId="76ED64D4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把王夫人的评价与黛玉</w:t>
      </w:r>
      <w:del w:id="52" w:author="Nan Shi" w:date="2026-07-21T16:57:00Z" w16du:dateUtc="2026-07-21T08:57:00Z">
        <w:r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亲眼所见并置</w:delText>
        </w:r>
      </w:del>
      <w:ins w:id="53" w:author="Nan Shi" w:date="2026-07-21T16:57:00Z" w16du:dateUtc="2026-07-21T08:57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的评价进行对比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，辨认</w:t>
      </w:r>
      <w:del w:id="54" w:author="Nan Shi" w:date="2026-07-21T16:57:00Z" w16du:dateUtc="2026-07-21T08:57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不同观察标准如何共同塑造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</w:t>
      </w:r>
      <w:ins w:id="55" w:author="Nan Shi" w:date="2026-07-21T16:57:00Z" w16du:dateUtc="2026-07-21T08:57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形象的多面性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361BE8E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原文</w:t>
      </w:r>
    </w:p>
    <w:p w14:paraId="67C2F1F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好生奇怪，倒像在那里见过一般，何等眼熟到如此！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”——“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这个妹妹我曾见过的。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3CC9308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题目</w:t>
      </w:r>
    </w:p>
    <w:p w14:paraId="0D5678F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关于宝玉出场前后的多重描写，下列理解最恰当的一项是：</w:t>
      </w:r>
    </w:p>
    <w:p w14:paraId="496A723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6.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选项</w:t>
      </w:r>
    </w:p>
    <w:p w14:paraId="13AD935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lastRenderedPageBreak/>
        <w:t>A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【当前设定的最佳选项】</w:t>
      </w:r>
    </w:p>
    <w:p w14:paraId="04F90EED" w14:textId="542C765E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王夫人从家族教养角度强调宝玉的顽劣，黛玉则从容貌神情感到亲切；两种描写关注点不同，前者构成社会评价，后者</w:t>
      </w:r>
      <w:ins w:id="56" w:author="Nan Shi" w:date="2026-07-21T16:57:00Z" w16du:dateUtc="2026-07-21T08:57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则是</w:t>
        </w:r>
      </w:ins>
      <w:del w:id="57" w:author="Nan Shi" w:date="2026-07-21T16:57:00Z" w16du:dateUtc="2026-07-21T08:57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开启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私人感受。</w:t>
      </w:r>
    </w:p>
    <w:p w14:paraId="61BE49A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B</w:t>
      </w:r>
    </w:p>
    <w:p w14:paraId="5C1D58CC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王夫人的评价来自长期相处，黛玉的判断来自初次见面；作者以二者的差异说明熟悉人物未必能看清本质，陌生目光反而更为客观。</w:t>
      </w:r>
    </w:p>
    <w:p w14:paraId="6CE479F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C</w:t>
      </w:r>
    </w:p>
    <w:p w14:paraId="14284CE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先写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混世魔王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，后写俊美容貌，主要是为了制造预期落差；至于宝玉的性格，还需由后文摔玉才能正式展开。</w:t>
      </w:r>
    </w:p>
    <w:p w14:paraId="691C098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D</w:t>
      </w:r>
    </w:p>
    <w:p w14:paraId="73A622F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黛玉见到宝玉便觉得眼熟，说明此前负面评价已被</w:t>
      </w:r>
      <w:del w:id="58" w:author="Nan Shi" w:date="2026-07-21T16:58:00Z" w16du:dateUtc="2026-07-21T08:58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完全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推翻，宝玉在她心中由顽劣少年转变为值得信任的知己。</w:t>
      </w:r>
    </w:p>
    <w:p w14:paraId="4798039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7.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文本证据</w:t>
      </w:r>
    </w:p>
    <w:p w14:paraId="2DCDC78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王夫人的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孽根祸胎、混世魔王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集中于宝玉是否符合家族规训；黛玉所见的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面若中秋之月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虽怒时而若笑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集中于容貌、神态和亲切感。</w:t>
      </w:r>
    </w:p>
    <w:p w14:paraId="4A6CC84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8.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补充证据</w:t>
      </w:r>
    </w:p>
    <w:p w14:paraId="4A4B5E9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初见只能修正黛玉的第一印象，还不能证明她已经完整认识宝玉，更不能据此判定哪一种目光更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客观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。摔玉也不是人物性格的唯一开端。</w:t>
      </w:r>
    </w:p>
    <w:p w14:paraId="4879E103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9.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参考分析</w:t>
      </w:r>
    </w:p>
    <w:p w14:paraId="06BA157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项准确区分了家族评价与私人感受。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B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项把视角差异转化为客观程度高低；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C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项把人物塑造推迟到摔玉，割裂了前后描写；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D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项将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似曾相识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扩大为完全信任和知己关系。</w:t>
      </w:r>
    </w:p>
    <w:p w14:paraId="2BD66D3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10.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三个画面观察问题</w:t>
      </w:r>
    </w:p>
    <w:p w14:paraId="5C28C1E7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红点一</w:t>
      </w:r>
    </w:p>
    <w:p w14:paraId="22A39C7A" w14:textId="6B4DF88D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黛玉把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眼熟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留在心里，宝玉却当众说出，二人的表达方式</w:t>
      </w:r>
      <w:ins w:id="59" w:author="Nan Shi" w:date="2026-07-21T16:58:00Z" w16du:dateUtc="2026-07-21T08:58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展现了他们怎样的性格差异</w:t>
        </w:r>
      </w:ins>
      <w:del w:id="60" w:author="Nan Shi" w:date="2026-07-21T16:58:00Z" w16du:dateUtc="2026-07-21T08:58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有什么差别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？</w:t>
      </w:r>
    </w:p>
    <w:p w14:paraId="79B6BAD3" w14:textId="7287D544" w:rsidR="00B8280B" w:rsidRPr="00B8280B" w:rsidDel="00377D70" w:rsidRDefault="00B8280B" w:rsidP="00B8280B">
      <w:pPr>
        <w:widowControl/>
        <w:shd w:val="clear" w:color="auto" w:fill="FFFFFF"/>
        <w:spacing w:after="120" w:line="240" w:lineRule="auto"/>
        <w:outlineLvl w:val="2"/>
        <w:rPr>
          <w:del w:id="61" w:author="Nan Shi" w:date="2026-07-21T16:58:00Z" w16du:dateUtc="2026-07-21T08:58:00Z"/>
          <w:rFonts w:ascii="Inter" w:eastAsia="宋体" w:hAnsi="Inter" w:cs="宋体"/>
          <w:kern w:val="0"/>
          <w:sz w:val="27"/>
          <w:szCs w:val="27"/>
          <w14:ligatures w14:val="none"/>
        </w:rPr>
      </w:pPr>
      <w:del w:id="62" w:author="Nan Shi" w:date="2026-07-21T16:58:00Z" w16du:dateUtc="2026-07-21T08:58:00Z">
        <w:r w:rsidRPr="00B8280B" w:rsidDel="00377D70">
          <w:rPr>
            <w:rFonts w:ascii="Inter" w:eastAsia="宋体" w:hAnsi="Inter" w:cs="宋体"/>
            <w:kern w:val="0"/>
            <w:sz w:val="27"/>
            <w:szCs w:val="27"/>
            <w14:ligatures w14:val="none"/>
          </w:rPr>
          <w:delText>红点二</w:delText>
        </w:r>
      </w:del>
    </w:p>
    <w:p w14:paraId="722A2DEE" w14:textId="0241B2DD" w:rsidR="00B8280B" w:rsidRPr="00B8280B" w:rsidDel="00377D70" w:rsidRDefault="00B8280B" w:rsidP="00B8280B">
      <w:pPr>
        <w:widowControl/>
        <w:shd w:val="clear" w:color="auto" w:fill="FFFFFF"/>
        <w:spacing w:after="0" w:line="240" w:lineRule="auto"/>
        <w:rPr>
          <w:del w:id="63" w:author="Nan Shi" w:date="2026-07-21T16:58:00Z" w16du:dateUtc="2026-07-21T08:58:00Z"/>
          <w:rFonts w:ascii="Inter" w:eastAsia="宋体" w:hAnsi="Inter" w:cs="宋体"/>
          <w:kern w:val="0"/>
          <w:sz w:val="21"/>
          <w:szCs w:val="21"/>
          <w14:ligatures w14:val="none"/>
        </w:rPr>
      </w:pPr>
      <w:del w:id="64" w:author="Nan Shi" w:date="2026-07-21T16:58:00Z" w16du:dateUtc="2026-07-21T08:58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王夫人的评价与黛玉的所见是否回答了同一个问题？</w:delText>
        </w:r>
      </w:del>
    </w:p>
    <w:p w14:paraId="5730F84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红点三</w:t>
      </w:r>
    </w:p>
    <w:p w14:paraId="0CB1762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先有他人评价、再有亲眼所见，这种次序如何影响读者的判断？</w:t>
      </w:r>
    </w:p>
    <w:p w14:paraId="0F0EEFD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写入留心簿的记录</w:t>
      </w:r>
    </w:p>
    <w:p w14:paraId="4B13E8F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所属分册</w:t>
      </w:r>
    </w:p>
    <w:p w14:paraId="55DE229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人物形象</w:t>
      </w:r>
    </w:p>
    <w:p w14:paraId="45E24EF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记录内容</w:t>
      </w:r>
    </w:p>
    <w:p w14:paraId="15FCAF47" w14:textId="62DFD1EA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王夫人的</w:t>
      </w:r>
      <w:del w:id="65" w:author="Nan Shi" w:date="2026-07-21T16:59:00Z" w16du:dateUtc="2026-07-21T08:59:00Z">
        <w:r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目光</w:delText>
        </w:r>
      </w:del>
      <w:ins w:id="66" w:author="Nan Shi" w:date="2026-07-21T16:59:00Z" w16du:dateUtc="2026-07-21T08:59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评判标准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着眼家族规训，黛玉</w:t>
      </w:r>
      <w:del w:id="67" w:author="Nan Shi" w:date="2026-07-21T17:00:00Z" w16du:dateUtc="2026-07-21T09:00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的目光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着眼容貌</w:t>
      </w:r>
      <w:ins w:id="68" w:author="Nan Shi" w:date="2026-07-21T17:00:00Z" w16du:dateUtc="2026-07-21T09:00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性情</w:t>
        </w:r>
      </w:ins>
      <w:del w:id="69" w:author="Nan Shi" w:date="2026-07-21T17:00:00Z" w16du:dateUtc="2026-07-21T09:00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神情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  <w:ins w:id="70" w:author="Nan Shi" w:date="2026-07-21T17:00:00Z" w16du:dateUtc="2026-07-21T09:00:00Z">
        <w:r w:rsidR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立场和关系不同，看到的人也自然不同</w:t>
        </w:r>
      </w:ins>
      <w:del w:id="71" w:author="Nan Shi" w:date="2026-07-21T17:00:00Z" w16du:dateUtc="2026-07-21T09:00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不同视角不是简单的真假对立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19DD0432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DDB998F">
          <v:rect id="矩形 121" o:spid="_x0000_s1042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EF6BDF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七、场景四：宝玉摔玉</w:t>
      </w:r>
    </w:p>
    <w:p w14:paraId="6AE38C3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场景标题</w:t>
      </w:r>
    </w:p>
    <w:p w14:paraId="36871D1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第八章　宝玉摔玉</w:t>
      </w:r>
    </w:p>
    <w:p w14:paraId="787469D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内容标题</w:t>
      </w:r>
    </w:p>
    <w:p w14:paraId="250DB04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宝玉摔玉</w:t>
      </w:r>
    </w:p>
    <w:p w14:paraId="192F825C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场景导语</w:t>
      </w:r>
    </w:p>
    <w:p w14:paraId="4EA8C79B" w14:textId="34B7359C" w:rsidR="00B8280B" w:rsidRPr="00B8280B" w:rsidRDefault="00377D70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ins w:id="72" w:author="Nan Shi" w:date="2026-07-21T17:01:00Z" w16du:dateUtc="2026-07-21T09:01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揣摩</w:t>
        </w:r>
      </w:ins>
      <w:del w:id="73" w:author="Nan Shi" w:date="2026-07-21T17:01:00Z" w16du:dateUtc="2026-07-21T09:01:00Z">
        <w:r w:rsidR="00B8280B"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区分动作</w:delText>
        </w:r>
      </w:del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直接写出的情绪</w:t>
      </w:r>
      <w:del w:id="74" w:author="Nan Shi" w:date="2026-07-21T17:01:00Z" w16du:dateUtc="2026-07-21T09:01:00Z">
        <w:r w:rsidR="00B8280B"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、</w:delText>
        </w:r>
      </w:del>
      <w:ins w:id="75" w:author="Nan Shi" w:date="2026-07-21T17:01:00Z" w16du:dateUtc="2026-07-21T09:01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和隐藏在行为之下的深层动机</w:t>
        </w:r>
      </w:ins>
      <w:del w:id="76" w:author="Nan Shi" w:date="2026-07-21T17:01:00Z" w16du:dateUtc="2026-07-21T09:01:00Z">
        <w:r w:rsidR="00B8280B" w:rsidRPr="00B8280B" w:rsidDel="00377D70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语</w:delText>
        </w:r>
        <w:r w:rsidR="00B8280B"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言显露的价值判断</w:delText>
        </w:r>
      </w:del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</w:t>
      </w:r>
      <w:ins w:id="77" w:author="Nan Shi" w:date="2026-07-21T17:02:00Z" w16du:dateUtc="2026-07-21T09:02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试探究“通灵宝玉”的关键</w:t>
        </w:r>
      </w:ins>
      <w:del w:id="78" w:author="Nan Shi" w:date="2026-07-21T17:02:00Z" w16du:dateUtc="2026-07-21T09:02:00Z">
        <w:r w:rsidR="00B8280B"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以及需要整本书印证的</w:delText>
        </w:r>
      </w:del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象征意义。</w:t>
      </w:r>
    </w:p>
    <w:p w14:paraId="3BFE6A63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原文</w:t>
      </w:r>
    </w:p>
    <w:p w14:paraId="2A44331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什么罕物，连人之高低不择，还说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‘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通灵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’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‘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通灵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’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呢！我也不要这劳什子了！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15685B5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题目</w:t>
      </w:r>
    </w:p>
    <w:p w14:paraId="5F83C5C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关于宝玉摔玉的动机与意义，下列理解最符合本段证据</w:t>
      </w:r>
      <w:del w:id="79" w:author="Nan Shi" w:date="2026-07-21T17:02:00Z" w16du:dateUtc="2026-07-21T09:02:00Z">
        <w:r w:rsidRPr="00B8280B" w:rsidDel="00377D70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边界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的一项是：</w:t>
      </w:r>
    </w:p>
    <w:p w14:paraId="5D46781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6.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选项</w:t>
      </w:r>
    </w:p>
    <w:p w14:paraId="7379272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A</w:t>
      </w: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【当前设定的最佳选项】</w:t>
      </w:r>
    </w:p>
    <w:p w14:paraId="09DFCA21" w14:textId="3776EBD6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登时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狠命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写宝玉骤然失控，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连人之高低不择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又显出他不愿以玉判断人的价值；</w:t>
      </w:r>
      <w:del w:id="80" w:author="Nan Shi" w:date="2026-07-21T17:03:00Z" w16du:dateUtc="2026-07-21T09:03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冲动和价值不满在同一动作中并存</w:delText>
        </w:r>
      </w:del>
      <w:ins w:id="81" w:author="Nan Shi" w:date="2026-07-21T17:03:00Z" w16du:dateUtc="2026-07-21T09:03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展现出他率真直接的性格特征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695A081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B</w:t>
      </w:r>
    </w:p>
    <w:p w14:paraId="3DF430DE" w14:textId="16E45D7A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宝玉因黛玉没有玉而摔玉，说明他已把黛玉</w:t>
      </w:r>
      <w:ins w:id="82" w:author="Nan Shi" w:date="2026-07-21T17:03:00Z" w16du:dateUtc="2026-07-21T09:03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的地位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置于通灵玉之上；</w:t>
      </w:r>
      <w:del w:id="83" w:author="Nan Shi" w:date="2026-07-21T17:03:00Z" w16du:dateUtc="2026-07-21T09:03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这一选择证明他已自觉否定家族赋予自己的继承人身份。</w:delText>
        </w:r>
      </w:del>
    </w:p>
    <w:p w14:paraId="5C03936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C</w:t>
      </w:r>
    </w:p>
    <w:p w14:paraId="103BDA8D" w14:textId="56FD7658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宝玉称玉为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劳什子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</w:t>
      </w:r>
      <w:del w:id="84" w:author="Nan Shi" w:date="2026-07-21T17:04:00Z" w16du:dateUtc="2026-07-21T09:04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表明他平日并不看重此物；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摔玉</w:t>
      </w:r>
      <w:del w:id="85" w:author="Nan Shi" w:date="2026-07-21T17:04:00Z" w16du:dateUtc="2026-07-21T09:04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只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是借黛玉无玉之事，</w:t>
      </w:r>
      <w:del w:id="86" w:author="Nan Shi" w:date="2026-07-21T17:04:00Z" w16du:dateUtc="2026-07-21T09:04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再次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表达自己</w:t>
      </w:r>
      <w:del w:id="87" w:author="Nan Shi" w:date="2026-07-21T17:04:00Z" w16du:dateUtc="2026-07-21T09:04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一贯的轻视</w:delText>
        </w:r>
      </w:del>
      <w:ins w:id="88" w:author="Nan Shi" w:date="2026-07-21T17:04:00Z" w16du:dateUtc="2026-07-21T09:04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对封建秩序的反叛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633C02C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D</w:t>
      </w:r>
    </w:p>
    <w:p w14:paraId="1044596D" w14:textId="324475DD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宝玉摔玉后经贾母劝解便重新戴上，说明他</w:t>
      </w:r>
      <w:del w:id="89" w:author="Nan Shi" w:date="2026-07-21T17:04:00Z" w16du:dateUtc="2026-07-21T09:04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的价值不满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并不坚定，因此摔玉主要</w:t>
      </w:r>
      <w:ins w:id="90" w:author="Nan Shi" w:date="2026-07-21T17:05:00Z" w16du:dateUtc="2026-07-21T09:05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是心情不快</w:t>
        </w:r>
      </w:ins>
      <w:del w:id="91" w:author="Nan Shi" w:date="2026-07-21T17:05:00Z" w16du:dateUtc="2026-07-21T09:05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仍</w:delText>
        </w:r>
      </w:del>
      <w:del w:id="92" w:author="Nan Shi" w:date="2026-07-21T17:04:00Z" w16du:dateUtc="2026-07-21T09:04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是孩子受挫</w:delText>
        </w:r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后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的任性反应。</w:t>
      </w:r>
    </w:p>
    <w:p w14:paraId="2927741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7.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文本证据</w:t>
      </w:r>
    </w:p>
    <w:p w14:paraId="699DEA8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登时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发作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狠命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直接写情绪骤变；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连人之高低不择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则是宝玉自己的判断，明确涉及以物区分人的价值逻辑。</w:t>
      </w:r>
    </w:p>
    <w:p w14:paraId="6A3C0CA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8.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补充证据</w:t>
      </w:r>
    </w:p>
    <w:p w14:paraId="1CBE0596" w14:textId="46D1945E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宝玉重新戴上玉，并不能抹去他说过的话；同样，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连人之高低不择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也不能单独证明他已自觉</w:t>
      </w:r>
      <w:del w:id="93" w:author="Nan Shi" w:date="2026-07-21T17:05:00Z" w16du:dateUtc="2026-07-21T09:05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、完整地否定继承人身份</w:delText>
        </w:r>
      </w:del>
      <w:ins w:id="94" w:author="Nan Shi" w:date="2026-07-21T17:05:00Z" w16du:dateUtc="2026-07-21T09:05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反叛封建制度</w:t>
        </w:r>
      </w:ins>
      <w:r w:rsidRPr="00B8280B">
        <w:rPr>
          <w:rFonts w:ascii="Inter" w:eastAsia="宋体" w:hAnsi="Inter" w:cs="宋体" w:hint="eastAsia"/>
          <w:kern w:val="0"/>
          <w:sz w:val="21"/>
          <w:szCs w:val="21"/>
          <w14:ligatures w14:val="none"/>
        </w:rPr>
        <w:t>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文本允许多层解释，但需要区分证据强弱。</w:t>
      </w:r>
    </w:p>
    <w:p w14:paraId="40E917B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9.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参考分析</w:t>
      </w:r>
    </w:p>
    <w:p w14:paraId="493ED716" w14:textId="606A8A9C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A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</w:t>
      </w:r>
      <w:ins w:id="95" w:author="Nan Shi" w:date="2026-07-21T17:05:00Z" w16du:dateUtc="2026-07-21T09:05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较为全面且论述恰当。</w:t>
        </w:r>
      </w:ins>
      <w:del w:id="96" w:author="Nan Shi" w:date="2026-07-21T17:05:00Z" w16du:dateUtc="2026-07-21T09:05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同时容纳动作与语言两组证据。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B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项将一时言行上升为自觉否定家族身份；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C</w:t>
      </w:r>
      <w:del w:id="97" w:author="Nan Shi" w:date="2026-07-21T17:06:00Z" w16du:dateUtc="2026-07-21T09:06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项由当场称呼推断平日一贯态度</w:delText>
        </w:r>
      </w:del>
      <w:ins w:id="98" w:author="Nan Shi" w:date="2026-07-21T17:06:00Z" w16du:dateUtc="2026-07-21T09:06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证据不足，他此时和黛玉并未熟悉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D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项用重新戴玉</w:t>
      </w:r>
      <w:ins w:id="99" w:author="Nan Shi" w:date="2026-07-21T17:06:00Z" w16du:dateUtc="2026-07-21T09:06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行为遮盖了</w:t>
        </w:r>
      </w:ins>
      <w:del w:id="100" w:author="Nan Shi" w:date="2026-07-21T17:06:00Z" w16du:dateUtc="2026-07-21T09:06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否定</w:delText>
        </w:r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此前价值表达</w:delText>
        </w:r>
      </w:del>
      <w:ins w:id="101" w:author="Nan Shi" w:date="2026-07-21T17:06:00Z" w16du:dateUtc="2026-07-21T09:06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他说过的话</w:t>
        </w:r>
      </w:ins>
      <w:del w:id="102" w:author="Nan Shi" w:date="2026-07-21T17:06:00Z" w16du:dateUtc="2026-07-21T09:06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，都超出了当前证据所能支持的范围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0ACE5584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10.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三个画面观察问题</w:t>
      </w:r>
    </w:p>
    <w:p w14:paraId="28B3595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红点一</w:t>
      </w:r>
    </w:p>
    <w:p w14:paraId="0377DEF0" w14:textId="2A3C9CFA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登时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狠命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del w:id="103" w:author="Nan Shi" w:date="2026-07-21T17:07:00Z" w16du:dateUtc="2026-07-21T09:07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侧重表现情绪，还是表现经过思考的计划？</w:delText>
        </w:r>
      </w:del>
      <w:ins w:id="104" w:author="Nan Shi" w:date="2026-07-21T17:07:00Z" w16du:dateUtc="2026-07-21T09:07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表现了什么？</w:t>
        </w:r>
      </w:ins>
    </w:p>
    <w:p w14:paraId="28B05FB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红点二</w:t>
      </w:r>
    </w:p>
    <w:p w14:paraId="11552170" w14:textId="6CF37664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连人之高低不择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ins w:id="105" w:author="Nan Shi" w:date="2026-07-21T17:07:00Z" w16du:dateUtc="2026-07-21T09:07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，宝玉心中人之高低是如何决定的？</w:t>
        </w:r>
      </w:ins>
      <w:del w:id="106" w:author="Nan Shi" w:date="2026-07-21T17:07:00Z" w16du:dateUtc="2026-07-21T09:07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把</w:delText>
        </w:r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问题从一块玉引向了怎样的价值判断？</w:delText>
        </w:r>
      </w:del>
    </w:p>
    <w:p w14:paraId="09F0886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红点三</w:t>
      </w:r>
    </w:p>
    <w:p w14:paraId="6BAC97A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贾母称其为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命根子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，宝玉称其为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劳什子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，二人赋予玉的意义相同吗？</w:t>
      </w:r>
    </w:p>
    <w:p w14:paraId="5743A8A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写入留心簿的记录</w:t>
      </w:r>
    </w:p>
    <w:p w14:paraId="59AA029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所属分册</w:t>
      </w:r>
    </w:p>
    <w:p w14:paraId="6A31E7E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动作描写</w:t>
      </w:r>
    </w:p>
    <w:p w14:paraId="179A06E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记录内容</w:t>
      </w:r>
    </w:p>
    <w:p w14:paraId="0B075CB5" w14:textId="53CEEFF2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登时、狠命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写冲动，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连人之高低不择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写价值</w:t>
      </w:r>
      <w:del w:id="107" w:author="Nan Shi" w:date="2026-07-21T17:07:00Z" w16du:dateUtc="2026-07-21T09:07:00Z">
        <w:r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不满</w:delText>
        </w:r>
      </w:del>
      <w:ins w:id="108" w:author="Nan Shi" w:date="2026-07-21T17:07:00Z" w16du:dateUtc="2026-07-21T09:07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立场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；两者可以同时成立，但更深的身份象征仍需整本书印证。</w:t>
      </w:r>
    </w:p>
    <w:p w14:paraId="347C333E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84A5052">
          <v:rect id="矩形 119" o:spid="_x0000_s1041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BC6A0C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八、当前选择机制完整说明</w:t>
      </w:r>
    </w:p>
    <w:p w14:paraId="2E1392B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第一阶段：观察</w:t>
      </w:r>
    </w:p>
    <w:p w14:paraId="3FEF6F4F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学生可以：</w:t>
      </w:r>
    </w:p>
    <w:p w14:paraId="5F8E0FD3" w14:textId="77777777" w:rsidR="00B8280B" w:rsidRPr="00B8280B" w:rsidRDefault="00B8280B" w:rsidP="00B8280B">
      <w:pPr>
        <w:widowControl/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阅读场景原文；</w:t>
      </w:r>
    </w:p>
    <w:p w14:paraId="68020198" w14:textId="77777777" w:rsidR="00B8280B" w:rsidRPr="00B8280B" w:rsidRDefault="00B8280B" w:rsidP="00B8280B">
      <w:pPr>
        <w:widowControl/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点击画面上的</w:t>
      </w:r>
      <w:del w:id="109" w:author="Nan Shi" w:date="2026-07-21T17:08:00Z" w16du:dateUtc="2026-07-21T09:08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三个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红点；</w:t>
      </w:r>
    </w:p>
    <w:p w14:paraId="30040C4C" w14:textId="77777777" w:rsidR="00B8280B" w:rsidRPr="00B8280B" w:rsidRDefault="00B8280B" w:rsidP="00B8280B">
      <w:pPr>
        <w:widowControl/>
        <w:numPr>
          <w:ilvl w:val="0"/>
          <w:numId w:val="1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查看观察问题。</w:t>
      </w:r>
    </w:p>
    <w:p w14:paraId="26587E8D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点击红点不会开放证据，也不会自动提交答案。</w:t>
      </w:r>
    </w:p>
    <w:p w14:paraId="2BFBB0E1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第二阶段：作出初步判断</w:t>
      </w:r>
    </w:p>
    <w:p w14:paraId="71BD706B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学生点击四个选项中的任意一项。</w:t>
      </w:r>
    </w:p>
    <w:p w14:paraId="0B8E9A0E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此时系统：</w:t>
      </w:r>
    </w:p>
    <w:p w14:paraId="78B8D530" w14:textId="77777777" w:rsidR="00B8280B" w:rsidRPr="00B8280B" w:rsidRDefault="00B8280B" w:rsidP="00B8280B">
      <w:pPr>
        <w:widowControl/>
        <w:numPr>
          <w:ilvl w:val="0"/>
          <w:numId w:val="1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将该选项标为选中；</w:t>
      </w:r>
    </w:p>
    <w:p w14:paraId="65D784ED" w14:textId="77777777" w:rsidR="00B8280B" w:rsidRPr="00B8280B" w:rsidRDefault="00B8280B" w:rsidP="00B8280B">
      <w:pPr>
        <w:widowControl/>
        <w:numPr>
          <w:ilvl w:val="0"/>
          <w:numId w:val="1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不立即显示正确或错误；</w:t>
      </w:r>
    </w:p>
    <w:p w14:paraId="181366EB" w14:textId="77777777" w:rsidR="00B8280B" w:rsidRPr="00B8280B" w:rsidRDefault="00B8280B" w:rsidP="00B8280B">
      <w:pPr>
        <w:widowControl/>
        <w:numPr>
          <w:ilvl w:val="0"/>
          <w:numId w:val="1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显示：</w:t>
      </w:r>
    </w:p>
    <w:p w14:paraId="3B6011A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判断已暂存。请核对文本证据，再决定是否保留或修正。</w:t>
      </w:r>
    </w:p>
    <w:p w14:paraId="6F91E3B2" w14:textId="77777777" w:rsidR="00B8280B" w:rsidRPr="00B8280B" w:rsidRDefault="00B8280B" w:rsidP="00B8280B">
      <w:pPr>
        <w:widowControl/>
        <w:numPr>
          <w:ilvl w:val="0"/>
          <w:numId w:val="1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开放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核对文本证据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按钮；</w:t>
      </w:r>
    </w:p>
    <w:p w14:paraId="4AD90E10" w14:textId="77777777" w:rsidR="00B8280B" w:rsidRPr="00B8280B" w:rsidRDefault="00B8280B" w:rsidP="00B8280B">
      <w:pPr>
        <w:widowControl/>
        <w:numPr>
          <w:ilvl w:val="0"/>
          <w:numId w:val="1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方法条点亮到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“③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03FD52F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第三阶段：核对文本证据</w:t>
      </w:r>
    </w:p>
    <w:p w14:paraId="28643DFF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点击：</w:t>
      </w:r>
    </w:p>
    <w:p w14:paraId="28AB33E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核对文本证据</w:t>
      </w:r>
    </w:p>
    <w:p w14:paraId="4AF41890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系统显示当前场景的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文本证据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，并开放：</w:t>
      </w:r>
    </w:p>
    <w:p w14:paraId="115F23C2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阅读补充证据</w:t>
      </w:r>
    </w:p>
    <w:p w14:paraId="09EB7BF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第四阶段：阅读补充证据</w:t>
      </w:r>
    </w:p>
    <w:p w14:paraId="2A000FFF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点击：</w:t>
      </w:r>
    </w:p>
    <w:p w14:paraId="5F726BD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阅读补充证据</w:t>
      </w:r>
    </w:p>
    <w:p w14:paraId="43A139BB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系统显示当前场景的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补充证据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，同时出现修正问题：</w:t>
      </w:r>
    </w:p>
    <w:p w14:paraId="1B308E1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加入补充证据后，你是否需要调整原来的判断？</w:t>
      </w:r>
    </w:p>
    <w:p w14:paraId="30C86D1D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第五阶段：作出修正</w:t>
      </w:r>
    </w:p>
    <w:p w14:paraId="140EBA12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学生选择：</w:t>
      </w:r>
    </w:p>
    <w:p w14:paraId="1404F16D" w14:textId="77777777" w:rsidR="00B8280B" w:rsidRPr="00B8280B" w:rsidRDefault="00B8280B" w:rsidP="00B8280B">
      <w:pPr>
        <w:widowControl/>
        <w:numPr>
          <w:ilvl w:val="0"/>
          <w:numId w:val="1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保留判断</w:t>
      </w:r>
    </w:p>
    <w:p w14:paraId="1CAE8E82" w14:textId="77777777" w:rsidR="00B8280B" w:rsidRPr="00B8280B" w:rsidRDefault="00B8280B" w:rsidP="00B8280B">
      <w:pPr>
        <w:widowControl/>
        <w:numPr>
          <w:ilvl w:val="0"/>
          <w:numId w:val="1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补充条件</w:t>
      </w:r>
    </w:p>
    <w:p w14:paraId="6F9DD5A2" w14:textId="77777777" w:rsidR="00B8280B" w:rsidRPr="00B8280B" w:rsidRDefault="00B8280B" w:rsidP="00B8280B">
      <w:pPr>
        <w:widowControl/>
        <w:numPr>
          <w:ilvl w:val="0"/>
          <w:numId w:val="1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修改判断</w:t>
      </w:r>
    </w:p>
    <w:p w14:paraId="1519A1D6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选择后：</w:t>
      </w:r>
    </w:p>
    <w:p w14:paraId="13625D7F" w14:textId="77777777" w:rsidR="00B8280B" w:rsidRPr="00B8280B" w:rsidRDefault="00B8280B" w:rsidP="00B8280B">
      <w:pPr>
        <w:widowControl/>
        <w:numPr>
          <w:ilvl w:val="0"/>
          <w:numId w:val="1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系统显示该场景完整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参考分析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</w:p>
    <w:p w14:paraId="3FA980F1" w14:textId="77777777" w:rsidR="00B8280B" w:rsidRPr="00B8280B" w:rsidRDefault="00B8280B" w:rsidP="00B8280B">
      <w:pPr>
        <w:widowControl/>
        <w:numPr>
          <w:ilvl w:val="0"/>
          <w:numId w:val="1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方法条点亮到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“④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修正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</w:p>
    <w:p w14:paraId="64C4730B" w14:textId="77777777" w:rsidR="00B8280B" w:rsidRPr="00B8280B" w:rsidRDefault="00B8280B" w:rsidP="00B8280B">
      <w:pPr>
        <w:widowControl/>
        <w:numPr>
          <w:ilvl w:val="0"/>
          <w:numId w:val="1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学生的初始选择和修正行为写入留心簿；</w:t>
      </w:r>
    </w:p>
    <w:p w14:paraId="5F7E5080" w14:textId="77777777" w:rsidR="00B8280B" w:rsidRPr="00B8280B" w:rsidRDefault="00B8280B" w:rsidP="00B8280B">
      <w:pPr>
        <w:widowControl/>
        <w:numPr>
          <w:ilvl w:val="0"/>
          <w:numId w:val="1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系统提示：</w:t>
      </w:r>
    </w:p>
    <w:p w14:paraId="0BE320BC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判断与修正已写入留心簿</w:t>
      </w:r>
    </w:p>
    <w:p w14:paraId="236B84C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当前机制的一个重要问题</w:t>
      </w:r>
    </w:p>
    <w:p w14:paraId="6ED237EF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学生点击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修改判断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后，系统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不会要求重新选择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A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、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B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、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C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、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D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，只是记录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决定修改原判断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11B8C403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也就是说，目前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修改判断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尚未真正形成第二次作答。你审核时可以决定是否改为：</w:t>
      </w:r>
    </w:p>
    <w:p w14:paraId="7844680D" w14:textId="77777777" w:rsidR="00B8280B" w:rsidRPr="00B8280B" w:rsidRDefault="00B8280B" w:rsidP="00B8280B">
      <w:pPr>
        <w:widowControl/>
        <w:numPr>
          <w:ilvl w:val="0"/>
          <w:numId w:val="1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点击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修改判断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</w:p>
    <w:p w14:paraId="7358A711" w14:textId="77777777" w:rsidR="00B8280B" w:rsidRPr="00B8280B" w:rsidRDefault="00B8280B" w:rsidP="00B8280B">
      <w:pPr>
        <w:widowControl/>
        <w:numPr>
          <w:ilvl w:val="0"/>
          <w:numId w:val="1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选项重新开放；</w:t>
      </w:r>
    </w:p>
    <w:p w14:paraId="2B0E2A31" w14:textId="77777777" w:rsidR="00B8280B" w:rsidRPr="00B8280B" w:rsidRDefault="00B8280B" w:rsidP="00B8280B">
      <w:pPr>
        <w:widowControl/>
        <w:numPr>
          <w:ilvl w:val="0"/>
          <w:numId w:val="1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学生选择第二个选项；</w:t>
      </w:r>
    </w:p>
    <w:p w14:paraId="59756CBF" w14:textId="77777777" w:rsidR="00B8280B" w:rsidRPr="00B8280B" w:rsidRDefault="00B8280B" w:rsidP="00B8280B">
      <w:pPr>
        <w:widowControl/>
        <w:numPr>
          <w:ilvl w:val="0"/>
          <w:numId w:val="1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commentRangeStart w:id="110"/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同时保存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初选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终选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；</w:t>
      </w:r>
    </w:p>
    <w:p w14:paraId="08D9B827" w14:textId="77777777" w:rsidR="00B8280B" w:rsidRPr="00B8280B" w:rsidRDefault="00B8280B" w:rsidP="00B8280B">
      <w:pPr>
        <w:widowControl/>
        <w:numPr>
          <w:ilvl w:val="0"/>
          <w:numId w:val="1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最后显示解析。</w:t>
      </w:r>
      <w:commentRangeEnd w:id="110"/>
      <w:r w:rsidR="00045827" w:rsidRPr="00B8280B">
        <w:rPr>
          <w:rStyle w:val="af0"/>
          <w:rFonts w:ascii="Inter" w:eastAsia="宋体" w:hAnsi="Inter" w:cs="宋体"/>
          <w:kern w:val="0"/>
          <w14:ligatures w14:val="none"/>
        </w:rPr>
        <w:commentReference w:id="110"/>
      </w:r>
    </w:p>
    <w:p w14:paraId="237A5EB3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这个机制会更完整。</w:t>
      </w:r>
    </w:p>
    <w:p w14:paraId="288FCB27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70F7949">
          <v:rect id="矩形 117" o:spid="_x0000_s1040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2F714DA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九、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“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目光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”</w:t>
      </w: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页面公共文案</w:t>
      </w:r>
    </w:p>
    <w:p w14:paraId="28BC6871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页面标题</w:t>
      </w:r>
    </w:p>
    <w:p w14:paraId="5EFF850D" w14:textId="11759D8C" w:rsidR="00B8280B" w:rsidRPr="00B8280B" w:rsidRDefault="00045827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 w:hint="eastAsia"/>
          <w:kern w:val="0"/>
          <w:sz w:val="21"/>
          <w:szCs w:val="21"/>
          <w14:ligatures w14:val="none"/>
        </w:rPr>
      </w:pPr>
      <w:ins w:id="111" w:author="Nan Shi" w:date="2026-07-21T17:09:00Z" w16du:dateUtc="2026-07-21T09:09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观察与被观察</w:t>
        </w:r>
      </w:ins>
      <w:del w:id="112" w:author="Nan Shi" w:date="2026-07-21T17:09:00Z" w16du:dateUtc="2026-07-21T09:09:00Z">
        <w:r w:rsidR="00B8280B"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谁在看谁</w:delText>
        </w:r>
      </w:del>
    </w:p>
    <w:p w14:paraId="0BA020F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页面说明</w:t>
      </w:r>
    </w:p>
    <w:p w14:paraId="191C492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人物在他人的目光中显现；观察别人时，也显露了观察者自己的立场。</w:t>
      </w:r>
    </w:p>
    <w:p w14:paraId="6D2FB004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视角标签</w:t>
      </w:r>
    </w:p>
    <w:p w14:paraId="59806889" w14:textId="77777777" w:rsidR="00B8280B" w:rsidRPr="00B8280B" w:rsidRDefault="00B8280B" w:rsidP="00B8280B">
      <w:pPr>
        <w:widowControl/>
        <w:numPr>
          <w:ilvl w:val="0"/>
          <w:numId w:val="1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宝玉看黛玉</w:t>
      </w:r>
    </w:p>
    <w:p w14:paraId="2E373CF1" w14:textId="77777777" w:rsidR="00B8280B" w:rsidRPr="00B8280B" w:rsidRDefault="00B8280B" w:rsidP="00B8280B">
      <w:pPr>
        <w:widowControl/>
        <w:numPr>
          <w:ilvl w:val="0"/>
          <w:numId w:val="1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黛玉看宝玉</w:t>
      </w:r>
    </w:p>
    <w:p w14:paraId="1829B5FB" w14:textId="77777777" w:rsidR="00B8280B" w:rsidRPr="00B8280B" w:rsidRDefault="00B8280B" w:rsidP="00B8280B">
      <w:pPr>
        <w:widowControl/>
        <w:numPr>
          <w:ilvl w:val="0"/>
          <w:numId w:val="1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众人看黛玉</w:t>
      </w:r>
    </w:p>
    <w:p w14:paraId="13371C27" w14:textId="77777777" w:rsidR="00B8280B" w:rsidRPr="00B8280B" w:rsidRDefault="00B8280B" w:rsidP="00B8280B">
      <w:pPr>
        <w:widowControl/>
        <w:numPr>
          <w:ilvl w:val="0"/>
          <w:numId w:val="1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熙凤看黛玉</w:t>
      </w:r>
    </w:p>
    <w:p w14:paraId="443FBFF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中央按钮</w:t>
      </w:r>
    </w:p>
    <w:p w14:paraId="5CB41842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commentRangeStart w:id="113"/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↔</w:t>
      </w:r>
    </w:p>
    <w:p w14:paraId="0413784B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功能：只在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宝玉看黛玉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和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黛玉看宝玉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之间切换。</w:t>
      </w:r>
      <w:commentRangeEnd w:id="113"/>
      <w:r w:rsidR="00045827" w:rsidRPr="00B8280B">
        <w:rPr>
          <w:rStyle w:val="af0"/>
          <w:rFonts w:ascii="Inter" w:eastAsia="宋体" w:hAnsi="Inter" w:cs="宋体"/>
          <w:kern w:val="0"/>
          <w14:ligatures w14:val="none"/>
        </w:rPr>
        <w:commentReference w:id="113"/>
      </w:r>
    </w:p>
    <w:p w14:paraId="79FA8054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7A6DAE2">
          <v:rect id="矩形 115" o:spid="_x0000_s1039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A1A015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十、目光一：宝玉看黛玉</w:t>
      </w:r>
    </w:p>
    <w:p w14:paraId="72B3278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当前关系</w:t>
      </w:r>
    </w:p>
    <w:p w14:paraId="5E00183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当前关系：宝玉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</w:t>
      </w:r>
    </w:p>
    <w:p w14:paraId="44AEF75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中央文字</w:t>
      </w:r>
    </w:p>
    <w:p w14:paraId="07537EE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看与被看</w:t>
      </w:r>
    </w:p>
    <w:p w14:paraId="2938238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左侧人物</w:t>
      </w:r>
    </w:p>
    <w:p w14:paraId="69B7FA6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520E7E7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贾宝玉</w:t>
      </w:r>
    </w:p>
    <w:p w14:paraId="1116596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217154E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宝玉不先看黛玉的衣饰，而注意她的眉、目、愁、病、泪与心。他看见的重点，也显露自己对情感与精神气质的敏锐。</w:t>
      </w:r>
    </w:p>
    <w:p w14:paraId="13D4205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4BE9FA21" w14:textId="77777777" w:rsidR="00B8280B" w:rsidRPr="00B8280B" w:rsidRDefault="00B8280B" w:rsidP="00B8280B">
      <w:pPr>
        <w:widowControl/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情感敏锐</w:t>
      </w:r>
    </w:p>
    <w:p w14:paraId="6A2DB13B" w14:textId="77777777" w:rsidR="00B8280B" w:rsidRPr="00B8280B" w:rsidRDefault="00B8280B" w:rsidP="00B8280B">
      <w:pPr>
        <w:widowControl/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率真外露</w:t>
      </w:r>
    </w:p>
    <w:p w14:paraId="75F51E30" w14:textId="77777777" w:rsidR="00B8280B" w:rsidRPr="00B8280B" w:rsidRDefault="00B8280B" w:rsidP="00B8280B">
      <w:pPr>
        <w:widowControl/>
        <w:numPr>
          <w:ilvl w:val="0"/>
          <w:numId w:val="19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不重衣饰</w:t>
      </w:r>
    </w:p>
    <w:p w14:paraId="57941E0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右侧人物</w:t>
      </w:r>
    </w:p>
    <w:p w14:paraId="6850154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lastRenderedPageBreak/>
        <w:t>标题</w:t>
      </w:r>
    </w:p>
    <w:p w14:paraId="634C5958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林黛玉</w:t>
      </w:r>
    </w:p>
    <w:p w14:paraId="030C730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0FA619F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似蹙非蹙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的眉、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似喜非喜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的目，以及愁、病、泪光和聪慧，共同构成宝玉眼中独特的黛玉。</w:t>
      </w:r>
    </w:p>
    <w:p w14:paraId="723E7EE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62967B64" w14:textId="029C590C" w:rsidR="00B8280B" w:rsidRPr="00B8280B" w:rsidRDefault="00045827" w:rsidP="00B8280B">
      <w:pPr>
        <w:widowControl/>
        <w:numPr>
          <w:ilvl w:val="0"/>
          <w:numId w:val="2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ins w:id="114" w:author="Nan Shi" w:date="2026-07-21T17:10:00Z" w16du:dateUtc="2026-07-21T09:10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疾病缠身</w:t>
        </w:r>
      </w:ins>
      <w:del w:id="115" w:author="Nan Shi" w:date="2026-07-21T17:10:00Z" w16du:dateUtc="2026-07-21T09:10:00Z">
        <w:r w:rsidR="00B8280B"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愁与病</w:delText>
        </w:r>
      </w:del>
    </w:p>
    <w:p w14:paraId="42089CB2" w14:textId="77777777" w:rsidR="00B8280B" w:rsidRPr="00B8280B" w:rsidRDefault="00B8280B" w:rsidP="00B8280B">
      <w:pPr>
        <w:widowControl/>
        <w:numPr>
          <w:ilvl w:val="0"/>
          <w:numId w:val="2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自然风流</w:t>
      </w:r>
    </w:p>
    <w:p w14:paraId="5F702BAF" w14:textId="28F07A3E" w:rsidR="00B8280B" w:rsidRPr="00B8280B" w:rsidRDefault="00B8280B" w:rsidP="00B8280B">
      <w:pPr>
        <w:widowControl/>
        <w:numPr>
          <w:ilvl w:val="0"/>
          <w:numId w:val="2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聪慧</w:t>
      </w:r>
      <w:ins w:id="116" w:author="Nan Shi" w:date="2026-07-21T17:10:00Z" w16du:dateUtc="2026-07-21T09:10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过人</w:t>
        </w:r>
      </w:ins>
      <w:del w:id="117" w:author="Nan Shi" w:date="2026-07-21T17:10:00Z" w16du:dateUtc="2026-07-21T09:10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多情</w:delText>
        </w:r>
      </w:del>
    </w:p>
    <w:p w14:paraId="6D48BC4D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BF4FE92">
          <v:rect id="矩形 113" o:spid="_x0000_s1038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A6CCD1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十一、目光二：黛玉看宝玉</w:t>
      </w:r>
    </w:p>
    <w:p w14:paraId="5B057DD1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当前关系</w:t>
      </w:r>
    </w:p>
    <w:p w14:paraId="7CB8A22C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当前关系：黛玉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</w:t>
      </w:r>
    </w:p>
    <w:p w14:paraId="52327DBA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中央文字</w:t>
      </w:r>
    </w:p>
    <w:p w14:paraId="760E194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看与被看</w:t>
      </w:r>
    </w:p>
    <w:p w14:paraId="15EC379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左侧人物</w:t>
      </w:r>
    </w:p>
    <w:p w14:paraId="221D9FA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6582B6E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林黛玉</w:t>
      </w:r>
    </w:p>
    <w:p w14:paraId="62B00267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155909A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黛玉先听见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混世魔王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等评价，亲眼见到宝玉后却感到似曾相识。她修正了预期，却仍把惊异留在心中。</w:t>
      </w:r>
    </w:p>
    <w:p w14:paraId="13D321A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25BEFE67" w14:textId="77777777" w:rsidR="00B8280B" w:rsidRPr="00B8280B" w:rsidRDefault="00B8280B" w:rsidP="00B8280B">
      <w:pPr>
        <w:widowControl/>
        <w:numPr>
          <w:ilvl w:val="0"/>
          <w:numId w:val="2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先有耳闻</w:t>
      </w:r>
    </w:p>
    <w:p w14:paraId="2B327D20" w14:textId="77777777" w:rsidR="00B8280B" w:rsidRPr="00B8280B" w:rsidRDefault="00B8280B" w:rsidP="00B8280B">
      <w:pPr>
        <w:widowControl/>
        <w:numPr>
          <w:ilvl w:val="0"/>
          <w:numId w:val="2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心中惊异</w:t>
      </w:r>
    </w:p>
    <w:p w14:paraId="4AF707F2" w14:textId="77777777" w:rsidR="00B8280B" w:rsidRPr="00B8280B" w:rsidRDefault="00B8280B" w:rsidP="00B8280B">
      <w:pPr>
        <w:widowControl/>
        <w:numPr>
          <w:ilvl w:val="0"/>
          <w:numId w:val="2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克制不言</w:t>
      </w:r>
    </w:p>
    <w:p w14:paraId="01F8A82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右侧人物</w:t>
      </w:r>
    </w:p>
    <w:p w14:paraId="3B57C6D2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31733A4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贾宝玉</w:t>
      </w:r>
    </w:p>
    <w:p w14:paraId="2C8FE4C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2747789C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黛玉所见是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面若中秋之月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虽怒时而若笑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的少年，与长辈从规训角度作出的评价并不相同。</w:t>
      </w:r>
    </w:p>
    <w:p w14:paraId="7BEAD0D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7A5B801B" w14:textId="77777777" w:rsidR="00B8280B" w:rsidRPr="00B8280B" w:rsidRDefault="00B8280B" w:rsidP="00B8280B">
      <w:pPr>
        <w:widowControl/>
        <w:numPr>
          <w:ilvl w:val="0"/>
          <w:numId w:val="2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俊美多情</w:t>
      </w:r>
    </w:p>
    <w:p w14:paraId="234E7323" w14:textId="77777777" w:rsidR="00B8280B" w:rsidRPr="00B8280B" w:rsidRDefault="00B8280B" w:rsidP="00B8280B">
      <w:pPr>
        <w:widowControl/>
        <w:numPr>
          <w:ilvl w:val="0"/>
          <w:numId w:val="2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神态鲜明</w:t>
      </w:r>
    </w:p>
    <w:p w14:paraId="13A3CBC7" w14:textId="77777777" w:rsidR="00B8280B" w:rsidRPr="00B8280B" w:rsidRDefault="00B8280B" w:rsidP="00B8280B">
      <w:pPr>
        <w:widowControl/>
        <w:numPr>
          <w:ilvl w:val="0"/>
          <w:numId w:val="2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评价反差</w:t>
      </w:r>
    </w:p>
    <w:p w14:paraId="0DCD3E67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D4F0384">
          <v:rect id="矩形 111" o:spid="_x0000_s1037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5DFB63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十二、目光三：众人看黛玉</w:t>
      </w:r>
    </w:p>
    <w:p w14:paraId="425ED3D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当前关系</w:t>
      </w:r>
    </w:p>
    <w:p w14:paraId="4AF1DA3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当前关系：众人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</w:t>
      </w:r>
    </w:p>
    <w:p w14:paraId="3B4D342A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中央文字</w:t>
      </w:r>
    </w:p>
    <w:p w14:paraId="1BD7145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共同观看</w:t>
      </w:r>
    </w:p>
    <w:p w14:paraId="2534025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左侧人物</w:t>
      </w:r>
    </w:p>
    <w:p w14:paraId="574B321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7ACDEF80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贾府众人</w:t>
      </w:r>
    </w:p>
    <w:p w14:paraId="4969FC7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0206F132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众人的目光形成一种共同印象：黛玉年貌虽小，却举止言谈不俗；身体怯弱，又有自然的风流态度。</w:t>
      </w:r>
    </w:p>
    <w:p w14:paraId="5F5FB2B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75585FD0" w14:textId="77777777" w:rsidR="00B8280B" w:rsidRPr="00B8280B" w:rsidRDefault="00B8280B" w:rsidP="00B8280B">
      <w:pPr>
        <w:widowControl/>
        <w:numPr>
          <w:ilvl w:val="0"/>
          <w:numId w:val="2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整体印象</w:t>
      </w:r>
    </w:p>
    <w:p w14:paraId="5A60A207" w14:textId="77777777" w:rsidR="00B8280B" w:rsidRPr="00B8280B" w:rsidRDefault="00B8280B" w:rsidP="00B8280B">
      <w:pPr>
        <w:widowControl/>
        <w:numPr>
          <w:ilvl w:val="0"/>
          <w:numId w:val="2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举止教养</w:t>
      </w:r>
    </w:p>
    <w:p w14:paraId="4834BCEF" w14:textId="77777777" w:rsidR="00B8280B" w:rsidRPr="00B8280B" w:rsidRDefault="00B8280B" w:rsidP="00B8280B">
      <w:pPr>
        <w:widowControl/>
        <w:numPr>
          <w:ilvl w:val="0"/>
          <w:numId w:val="23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病弱气质</w:t>
      </w:r>
    </w:p>
    <w:p w14:paraId="2A41073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右侧人物</w:t>
      </w:r>
    </w:p>
    <w:p w14:paraId="1BBEECD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0691243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林黛玉</w:t>
      </w:r>
    </w:p>
    <w:p w14:paraId="092619B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15B6020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在众人的共同观看中，黛玉首先以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不俗、怯弱、风流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的整体气质进入贾府的评价系统。</w:t>
      </w:r>
    </w:p>
    <w:p w14:paraId="0278EAB7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73D120FB" w14:textId="77777777" w:rsidR="00B8280B" w:rsidRPr="00B8280B" w:rsidRDefault="00B8280B" w:rsidP="00B8280B">
      <w:pPr>
        <w:widowControl/>
        <w:numPr>
          <w:ilvl w:val="0"/>
          <w:numId w:val="2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被观察者</w:t>
      </w:r>
    </w:p>
    <w:p w14:paraId="38EB275C" w14:textId="77777777" w:rsidR="00B8280B" w:rsidRPr="00B8280B" w:rsidRDefault="00B8280B" w:rsidP="00B8280B">
      <w:pPr>
        <w:widowControl/>
        <w:numPr>
          <w:ilvl w:val="0"/>
          <w:numId w:val="2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气质先行</w:t>
      </w:r>
    </w:p>
    <w:p w14:paraId="3051CDAA" w14:textId="77777777" w:rsidR="00B8280B" w:rsidRPr="00B8280B" w:rsidRDefault="00B8280B" w:rsidP="00B8280B">
      <w:pPr>
        <w:widowControl/>
        <w:numPr>
          <w:ilvl w:val="0"/>
          <w:numId w:val="24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尚待认识</w:t>
      </w:r>
    </w:p>
    <w:p w14:paraId="4D4BB30C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36AC512">
          <v:rect id="矩形 109" o:spid="_x0000_s1036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C20A75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十三、目光四：熙凤看黛玉</w:t>
      </w:r>
    </w:p>
    <w:p w14:paraId="3BC1194A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当前关系</w:t>
      </w:r>
    </w:p>
    <w:p w14:paraId="79F3ED7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当前关系：熙凤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</w:t>
      </w:r>
    </w:p>
    <w:p w14:paraId="1DE905C8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中央文字</w:t>
      </w:r>
    </w:p>
    <w:p w14:paraId="0F8F9BB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目光与话语</w:t>
      </w:r>
    </w:p>
    <w:p w14:paraId="13551E43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左侧人物</w:t>
      </w:r>
    </w:p>
    <w:p w14:paraId="4376A9F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3A630FF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王熙凤</w:t>
      </w:r>
    </w:p>
    <w:p w14:paraId="05696402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372E674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熙凤称赞黛玉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标致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通身的气派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，又说她像贾母嫡亲的孙女。她的观看同时照顾黛玉、贾母与在场众人的感受。</w:t>
      </w:r>
    </w:p>
    <w:p w14:paraId="0A3E1F97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0C4E87D3" w14:textId="7E46BA16" w:rsidR="00B8280B" w:rsidRPr="00B8280B" w:rsidRDefault="00045827" w:rsidP="00B8280B">
      <w:pPr>
        <w:widowControl/>
        <w:numPr>
          <w:ilvl w:val="0"/>
          <w:numId w:val="2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ins w:id="118" w:author="Nan Shi" w:date="2026-07-21T17:11:00Z" w16du:dateUtc="2026-07-21T09:11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出身不凡</w:t>
        </w:r>
      </w:ins>
      <w:del w:id="119" w:author="Nan Shi" w:date="2026-07-21T17:11:00Z" w16du:dateUtc="2026-07-21T09:11:00Z">
        <w:r w:rsidR="00B8280B"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身份敏感</w:delText>
        </w:r>
      </w:del>
    </w:p>
    <w:p w14:paraId="3BBD6452" w14:textId="38819817" w:rsidR="00B8280B" w:rsidRPr="00B8280B" w:rsidRDefault="00B8280B" w:rsidP="00B8280B">
      <w:pPr>
        <w:widowControl/>
        <w:numPr>
          <w:ilvl w:val="0"/>
          <w:numId w:val="2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del w:id="120" w:author="Nan Shi" w:date="2026-07-21T17:11:00Z" w16du:dateUtc="2026-07-21T09:11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现场</w:delText>
        </w:r>
      </w:del>
      <w:ins w:id="121" w:author="Nan Shi" w:date="2026-07-21T17:11:00Z" w16du:dateUtc="2026-07-21T09:11:00Z">
        <w:r w:rsidR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操控气氛</w:t>
        </w:r>
      </w:ins>
      <w:del w:id="122" w:author="Nan Shi" w:date="2026-07-21T17:11:00Z" w16du:dateUtc="2026-07-21T09:11:00Z">
        <w:r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经营</w:delText>
        </w:r>
      </w:del>
    </w:p>
    <w:p w14:paraId="6BBE803E" w14:textId="54878119" w:rsidR="00B8280B" w:rsidRPr="00B8280B" w:rsidRDefault="00045827" w:rsidP="00B8280B">
      <w:pPr>
        <w:widowControl/>
        <w:numPr>
          <w:ilvl w:val="0"/>
          <w:numId w:val="25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ins w:id="123" w:author="Nan Shi" w:date="2026-07-21T17:11:00Z" w16du:dateUtc="2026-07-21T09:11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受贾母喜爱</w:t>
        </w:r>
      </w:ins>
      <w:del w:id="124" w:author="Nan Shi" w:date="2026-07-21T17:11:00Z" w16du:dateUtc="2026-07-21T09:11:00Z">
        <w:r w:rsidR="00B8280B" w:rsidRPr="00B8280B" w:rsidDel="00045827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语</w:delText>
        </w:r>
        <w:r w:rsidR="00B8280B" w:rsidRPr="00B8280B" w:rsidDel="00045827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言机敏</w:delText>
        </w:r>
      </w:del>
    </w:p>
    <w:p w14:paraId="064ABE4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右侧人物</w:t>
      </w:r>
    </w:p>
    <w:p w14:paraId="7C72E8C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标题</w:t>
      </w:r>
    </w:p>
    <w:p w14:paraId="5F5940E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林黛玉</w:t>
      </w:r>
    </w:p>
    <w:p w14:paraId="7E1CE97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说明</w:t>
      </w:r>
    </w:p>
    <w:p w14:paraId="36354F80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熙凤所强调的不是黛玉内在的愁与情，而是她的气派及其在亲缘关系中的位置。</w:t>
      </w:r>
    </w:p>
    <w:p w14:paraId="3637B04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标签</w:t>
      </w:r>
    </w:p>
    <w:p w14:paraId="11715D6C" w14:textId="77777777" w:rsidR="00B8280B" w:rsidRPr="00B8280B" w:rsidRDefault="00B8280B" w:rsidP="00B8280B">
      <w:pPr>
        <w:widowControl/>
        <w:numPr>
          <w:ilvl w:val="0"/>
          <w:numId w:val="2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标致气派</w:t>
      </w:r>
    </w:p>
    <w:p w14:paraId="4519A75D" w14:textId="77777777" w:rsidR="00B8280B" w:rsidRPr="00B8280B" w:rsidRDefault="00B8280B" w:rsidP="00B8280B">
      <w:pPr>
        <w:widowControl/>
        <w:numPr>
          <w:ilvl w:val="0"/>
          <w:numId w:val="2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亲缘位置</w:t>
      </w:r>
    </w:p>
    <w:p w14:paraId="04367E4B" w14:textId="77777777" w:rsidR="00B8280B" w:rsidRPr="00B8280B" w:rsidRDefault="00B8280B" w:rsidP="00B8280B">
      <w:pPr>
        <w:widowControl/>
        <w:numPr>
          <w:ilvl w:val="0"/>
          <w:numId w:val="26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被言说者</w:t>
      </w:r>
    </w:p>
    <w:p w14:paraId="3997BF1D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84CB272">
          <v:rect id="矩形 107" o:spid="_x0000_s1035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D8B9A6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十四、目光页面底部比较文案</w:t>
      </w:r>
    </w:p>
    <w:p w14:paraId="3FAEECE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众人眼中的黛玉</w:t>
      </w:r>
    </w:p>
    <w:p w14:paraId="34C26BE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举止言谈不俗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怯弱不胜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自然的风流态度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：重在整体气质。</w:t>
      </w:r>
    </w:p>
    <w:p w14:paraId="21B3241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熙凤眼中的黛玉</w:t>
      </w:r>
    </w:p>
    <w:p w14:paraId="707B3FC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标致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通身的气派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嫡亲的孙女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：目光连着身份关系与现场经营。</w:t>
      </w:r>
    </w:p>
    <w:p w14:paraId="434B419C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宝玉眼中的黛玉</w:t>
      </w:r>
    </w:p>
    <w:p w14:paraId="3920E90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眉、目、愁、病、泪与心并见：目光深入到情感和精神气质。</w:t>
      </w:r>
    </w:p>
    <w:p w14:paraId="3E993000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37CE624">
          <v:rect id="矩形 105" o:spid="_x0000_s1034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5D3442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十五、留心簿公共文案</w:t>
      </w:r>
    </w:p>
    <w:p w14:paraId="64EA189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标题</w:t>
      </w:r>
    </w:p>
    <w:p w14:paraId="03BED1FF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留心簿</w:t>
      </w:r>
    </w:p>
    <w:p w14:paraId="4A8AD564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说明</w:t>
      </w:r>
    </w:p>
    <w:p w14:paraId="4B29282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翻阅原文细读，也查看你在阅读中留下的判断与修正。</w:t>
      </w:r>
    </w:p>
    <w:p w14:paraId="04F7582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分册</w:t>
      </w:r>
    </w:p>
    <w:p w14:paraId="1FFDE281" w14:textId="77777777" w:rsidR="00B8280B" w:rsidRPr="00B8280B" w:rsidRDefault="00B8280B" w:rsidP="00B8280B">
      <w:pPr>
        <w:widowControl/>
        <w:numPr>
          <w:ilvl w:val="0"/>
          <w:numId w:val="2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空间</w:t>
      </w:r>
    </w:p>
    <w:p w14:paraId="69E73EE2" w14:textId="77777777" w:rsidR="00B8280B" w:rsidRPr="00B8280B" w:rsidRDefault="00B8280B" w:rsidP="00B8280B">
      <w:pPr>
        <w:widowControl/>
        <w:numPr>
          <w:ilvl w:val="0"/>
          <w:numId w:val="2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人物形象</w:t>
      </w:r>
    </w:p>
    <w:p w14:paraId="67646401" w14:textId="77777777" w:rsidR="00B8280B" w:rsidRPr="00B8280B" w:rsidRDefault="00B8280B" w:rsidP="00B8280B">
      <w:pPr>
        <w:widowControl/>
        <w:numPr>
          <w:ilvl w:val="0"/>
          <w:numId w:val="2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动作描写</w:t>
      </w:r>
    </w:p>
    <w:p w14:paraId="115D5687" w14:textId="77777777" w:rsidR="00B8280B" w:rsidRPr="00B8280B" w:rsidRDefault="00B8280B" w:rsidP="00B8280B">
      <w:pPr>
        <w:widowControl/>
        <w:numPr>
          <w:ilvl w:val="0"/>
          <w:numId w:val="27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伏笔</w:t>
      </w:r>
    </w:p>
    <w:p w14:paraId="44CD3C8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右页标题</w:t>
      </w:r>
    </w:p>
    <w:p w14:paraId="1098E05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我的记录</w:t>
      </w:r>
    </w:p>
    <w:p w14:paraId="53E236E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5.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右页说明</w:t>
      </w:r>
    </w:p>
    <w:p w14:paraId="28610D9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这里保存你在场景中选择的判断，以及看到补充证据后的修正。</w:t>
      </w:r>
    </w:p>
    <w:p w14:paraId="2E53333F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6.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无记录时提示</w:t>
      </w:r>
    </w:p>
    <w:p w14:paraId="48E1C61D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普通页面：</w:t>
      </w:r>
    </w:p>
    <w:p w14:paraId="187A124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尚未写入本页记录。请在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入府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场景中完成判断、阅读补充证据并作出修正。</w:t>
      </w:r>
    </w:p>
    <w:p w14:paraId="1E1C6CDD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伏笔页面：</w:t>
      </w:r>
    </w:p>
    <w:p w14:paraId="438914C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伏笔页以整本书线索为主。完成其他场景后，可在综合任务中调用这些线索。</w:t>
      </w:r>
    </w:p>
    <w:p w14:paraId="7CEFF75A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0896B34">
          <v:rect id="矩形 103" o:spid="_x0000_s1033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1CF133B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十六、留心簿第一册：空间</w:t>
      </w:r>
    </w:p>
    <w:p w14:paraId="6C594B8B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本页说明</w:t>
      </w:r>
    </w:p>
    <w:p w14:paraId="38B3F47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由建筑、出入路径与人员接替，读出荣国府的政治身份、空间层次和日常秩序。</w:t>
      </w:r>
    </w:p>
    <w:p w14:paraId="6AB5E1C7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条目一：门前排场</w:t>
      </w:r>
    </w:p>
    <w:p w14:paraId="5EA36EC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3EDCA55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两个大石狮子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三间兽头大门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十来个华冠丽服之人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31BF385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lastRenderedPageBreak/>
        <w:t>分析</w:t>
      </w:r>
    </w:p>
    <w:p w14:paraId="0FE2587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建筑规格、门人数量与衣着共同构成显赫门第的第一印象。</w:t>
      </w:r>
    </w:p>
    <w:p w14:paraId="7968EA21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48EADB77" w14:textId="3C55E849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del w:id="125" w:author="Nan Shi" w:date="2026-07-21T17:43:00Z" w16du:dateUtc="2026-07-21T09:4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不能把单个物象机械解释为权势，需由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多个细节相互印证。</w:t>
      </w:r>
    </w:p>
    <w:p w14:paraId="74F2383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条目二：正门与角门</w:t>
      </w:r>
    </w:p>
    <w:p w14:paraId="0B63D44D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0FD44F8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正门却不开，只有东西两角门有人出入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5EFC1222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07509A9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正门和角门具有不同使用规则，日常生活也被礼制组织。</w:t>
      </w:r>
    </w:p>
    <w:p w14:paraId="3A4840F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00F12BF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不能仅凭黛玉走角门便断定她受到轻视。</w:t>
      </w:r>
    </w:p>
    <w:p w14:paraId="3F3022E1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条目三：层层换人</w:t>
      </w:r>
    </w:p>
    <w:p w14:paraId="34B6F98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6A8F11D8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轿夫退出、小厮接替、垂花门落轿、婆子迎接</w:t>
      </w:r>
    </w:p>
    <w:p w14:paraId="0DAC83F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2E4F047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人员随空间深入不断更换，显示内外院分界和进入权限。</w:t>
      </w:r>
    </w:p>
    <w:p w14:paraId="286B982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42BA111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既包含等级差异，也包含分工、性别边界等因素。</w:t>
      </w:r>
    </w:p>
    <w:p w14:paraId="772DE31C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D612C2">
          <v:rect id="矩形 101" o:spid="_x0000_s1032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366EA7E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十七、留心簿第二册：人物形象</w:t>
      </w:r>
    </w:p>
    <w:p w14:paraId="4E2B1C3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本页说明</w:t>
      </w:r>
    </w:p>
    <w:p w14:paraId="66E6034E" w14:textId="6A7A3491" w:rsidR="00B8280B" w:rsidDel="00E14068" w:rsidRDefault="00E14068" w:rsidP="00B8280B">
      <w:pPr>
        <w:widowControl/>
        <w:shd w:val="clear" w:color="auto" w:fill="FFFFFF"/>
        <w:spacing w:after="120" w:line="360" w:lineRule="atLeast"/>
        <w:outlineLvl w:val="1"/>
        <w:rPr>
          <w:del w:id="126" w:author="Nan Shi" w:date="2026-07-21T17:44:00Z" w16du:dateUtc="2026-07-21T09:44:00Z"/>
          <w:rFonts w:ascii="Inter" w:eastAsia="宋体" w:hAnsi="Inter" w:cs="宋体"/>
          <w:kern w:val="0"/>
          <w:sz w:val="21"/>
          <w:szCs w:val="21"/>
          <w14:ligatures w14:val="none"/>
        </w:rPr>
      </w:pPr>
      <w:ins w:id="127" w:author="Nan Shi" w:date="2026-07-21T17:44:00Z" w16du:dateUtc="2026-07-21T09:44:00Z">
        <w:r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从多角度观察、分析人物形象</w:t>
        </w:r>
      </w:ins>
      <w:del w:id="128" w:author="Nan Shi" w:date="2026-07-21T17:44:00Z" w16du:dateUtc="2026-07-21T09:44:00Z">
        <w:r w:rsidR="00B8280B"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人物不是由一个标签一次定型，而是在他人的评价、亲眼所见和后续行动中逐步显现。</w:delText>
        </w:r>
      </w:del>
    </w:p>
    <w:p w14:paraId="3B9F7C58" w14:textId="77777777" w:rsidR="00E14068" w:rsidRPr="00E14068" w:rsidRDefault="00E14068" w:rsidP="00B8280B">
      <w:pPr>
        <w:widowControl/>
        <w:shd w:val="clear" w:color="auto" w:fill="FFFFFF"/>
        <w:spacing w:after="0" w:line="240" w:lineRule="auto"/>
        <w:rPr>
          <w:ins w:id="129" w:author="Nan Shi" w:date="2026-07-21T17:44:00Z" w16du:dateUtc="2026-07-21T09:44:00Z"/>
          <w:rFonts w:ascii="Inter" w:eastAsia="宋体" w:hAnsi="Inter" w:cs="宋体" w:hint="eastAsia"/>
          <w:kern w:val="0"/>
          <w:sz w:val="21"/>
          <w:szCs w:val="21"/>
          <w14:ligatures w14:val="none"/>
        </w:rPr>
      </w:pPr>
    </w:p>
    <w:p w14:paraId="2119B05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条目一：林黛玉</w:t>
      </w:r>
    </w:p>
    <w:p w14:paraId="718DB2E5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6414E01E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步步留心，时时在意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及让座、改口、照样漱口等细节</w:t>
      </w:r>
    </w:p>
    <w:p w14:paraId="0FE6D28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2526CFD9" w14:textId="6AAFD653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谨慎中包含</w:t>
      </w:r>
      <w:del w:id="130" w:author="Nan Shi" w:date="2026-07-21T17:44:00Z" w16du:dateUtc="2026-07-21T09:44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自尊、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教养、观察力与适应能力。</w:t>
      </w:r>
    </w:p>
    <w:p w14:paraId="5D006CA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lastRenderedPageBreak/>
        <w:t>解释边界</w:t>
      </w:r>
    </w:p>
    <w:p w14:paraId="7455450A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不宜简单等同于胆小、自卑或多愁善感。</w:t>
      </w:r>
    </w:p>
    <w:p w14:paraId="064692F0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条目二：王熙凤</w:t>
      </w:r>
    </w:p>
    <w:p w14:paraId="5C7FAFD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298AB7B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先闻笑声、华丽出场、转悲为喜、安排事务</w:t>
      </w:r>
    </w:p>
    <w:p w14:paraId="49B66F5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76DA85F1" w14:textId="47D1D553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语言机敏、善察人意、</w:t>
      </w:r>
      <w:del w:id="131" w:author="Nan Shi" w:date="2026-07-21T17:45:00Z" w16du:dateUtc="2026-07-21T09:45:00Z">
        <w:r w:rsidRPr="00B8280B" w:rsidDel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具有</w:delText>
        </w:r>
      </w:del>
      <w:ins w:id="132" w:author="Nan Shi" w:date="2026-07-21T17:45:00Z" w16du:dateUtc="2026-07-21T09:45:00Z">
        <w:r w:rsidR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贾府的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管理</w:t>
      </w:r>
      <w:ins w:id="133" w:author="Nan Shi" w:date="2026-07-21T17:45:00Z" w16du:dateUtc="2026-07-21T09:45:00Z">
        <w:r w:rsidR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者</w:t>
        </w:r>
      </w:ins>
      <w:del w:id="134" w:author="Nan Shi" w:date="2026-07-21T17:45:00Z" w16du:dateUtc="2026-07-21T09:45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能力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，情感表达也带有</w:t>
      </w:r>
      <w:ins w:id="135" w:author="Nan Shi" w:date="2026-07-21T17:45:00Z" w16du:dateUtc="2026-07-21T09:45:00Z">
        <w:r w:rsidR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隐含意味</w:t>
        </w:r>
      </w:ins>
      <w:del w:id="136" w:author="Nan Shi" w:date="2026-07-21T17:45:00Z" w16du:dateUtc="2026-07-21T09:45:00Z">
        <w:r w:rsidRPr="00B8280B" w:rsidDel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场</w:delText>
        </w:r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面经营性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38515BD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commentRangeStart w:id="137"/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  <w:commentRangeEnd w:id="137"/>
      <w:r w:rsidR="00E14068" w:rsidRPr="00B8280B">
        <w:rPr>
          <w:rStyle w:val="af0"/>
          <w:rFonts w:ascii="Inter" w:eastAsia="宋体" w:hAnsi="Inter" w:cs="宋体"/>
          <w:kern w:val="0"/>
          <w:sz w:val="27"/>
          <w:szCs w:val="27"/>
          <w14:ligatures w14:val="none"/>
        </w:rPr>
        <w:commentReference w:id="137"/>
      </w:r>
    </w:p>
    <w:p w14:paraId="243E547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不能</w:t>
      </w:r>
      <w:del w:id="138" w:author="Nan Shi" w:date="2026-07-21T17:45:00Z" w16du:dateUtc="2026-07-21T09:45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只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用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虚伪圆滑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抹去人物的才干和复杂性。</w:t>
      </w:r>
    </w:p>
    <w:p w14:paraId="063AA2D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条目三：贾宝玉</w:t>
      </w:r>
    </w:p>
    <w:p w14:paraId="1285A42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2BF7B07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他人贬评、黛玉所见、取字与摔玉</w:t>
      </w:r>
    </w:p>
    <w:p w14:paraId="583A34A0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4C01C51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率真、多情、冲动，对以物分高低有所不满，又无法摆脱家族赋予的身份。</w:t>
      </w:r>
    </w:p>
    <w:p w14:paraId="7AF259C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3E6ABBA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不能只解释为任性，也不宜直接拔高为成熟的反抗者。</w:t>
      </w:r>
    </w:p>
    <w:p w14:paraId="1FAE9EE9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837C35D">
          <v:rect id="矩形 99" o:spid="_x0000_s1031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091319E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十八、留心簿第三册：动作描写</w:t>
      </w:r>
    </w:p>
    <w:p w14:paraId="3CD6654D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本页说明</w:t>
      </w:r>
    </w:p>
    <w:p w14:paraId="07F90A67" w14:textId="09769F9D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del w:id="139" w:author="Nan Shi" w:date="2026-07-21T17:48:00Z" w16du:dateUtc="2026-07-21T09:48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一个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动词或副词既能改变动作节奏，也能呈现情感</w:t>
      </w:r>
      <w:ins w:id="140" w:author="Nan Shi" w:date="2026-07-21T17:49:00Z" w16du:dateUtc="2026-07-21T09:49:00Z">
        <w:r w:rsidR="00E14068" w:rsidRPr="00B8280B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t>与人物</w:t>
        </w:r>
      </w:ins>
      <w:del w:id="141" w:author="Nan Shi" w:date="2026-07-21T17:49:00Z" w16du:dateUtc="2026-07-21T09:49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、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关系</w:t>
      </w:r>
      <w:del w:id="142" w:author="Nan Shi" w:date="2026-07-21T17:49:00Z" w16du:dateUtc="2026-07-21T09:49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与人物判断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7810B33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条目一：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“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方欲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—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早被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—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一把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”</w:t>
      </w:r>
    </w:p>
    <w:p w14:paraId="33B7F56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334D97A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方欲拜见时，早被他外祖母一把搂入怀中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42BECBF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2CA3795B" w14:textId="3FEC1838" w:rsidR="00B8280B" w:rsidRPr="00B8280B" w:rsidRDefault="00E14068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ins w:id="143" w:author="Nan Shi" w:date="2026-07-21T17:49:00Z" w16du:dateUtc="2026-07-21T09:49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t xml:space="preserve"> </w:t>
        </w:r>
      </w:ins>
      <w:del w:id="144" w:author="Nan Shi" w:date="2026-07-21T17:49:00Z" w16du:dateUtc="2026-07-21T09:49:00Z">
        <w:r w:rsidR="00B8280B"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动作先后使</w:delText>
        </w:r>
      </w:del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情</w:t>
      </w:r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暂时越过</w:t>
      </w:r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礼</w:t>
      </w:r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del w:id="145" w:author="Nan Shi" w:date="2026-07-21T17:49:00Z" w16du:dateUtc="2026-07-21T09:49:00Z">
        <w:r w:rsidR="00B8280B"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，产生强烈的相认效果</w:delText>
        </w:r>
      </w:del>
      <w:r w:rsidR="00B8280B"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。</w:t>
      </w:r>
    </w:p>
    <w:p w14:paraId="16735B7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6289DCE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亲情打断礼仪，并不等于礼仪被取消。</w:t>
      </w:r>
    </w:p>
    <w:p w14:paraId="5DEC1B2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lastRenderedPageBreak/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条目二：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“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忙转悲为喜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”</w:t>
      </w:r>
    </w:p>
    <w:p w14:paraId="45DA7877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694C4A24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忙转悲为喜，笑道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……”</w:t>
      </w:r>
    </w:p>
    <w:p w14:paraId="2EC529E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5CE5998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忙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突出熙凤对贾母反应的敏锐及其迅速调节场面情绪的能力。</w:t>
      </w:r>
    </w:p>
    <w:p w14:paraId="6F3F874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73351085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既可见逢迎与表演，也不能据此否定全部真实情感。</w:t>
      </w:r>
    </w:p>
    <w:p w14:paraId="55C7AFD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条目三：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“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登时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—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狠命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”</w:t>
      </w:r>
    </w:p>
    <w:p w14:paraId="68B15F6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77A6219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登时发作起痴狂病来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……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狠命摔去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3B63DE59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0155C83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副词写出情绪骤变与动作力度，形成强烈现场感。</w:t>
      </w:r>
    </w:p>
    <w:p w14:paraId="52EF7FB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解释边界</w:t>
      </w:r>
    </w:p>
    <w:p w14:paraId="490341C2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冲动是直接证据；价值抵触还需结合宝玉自己的语言。</w:t>
      </w:r>
    </w:p>
    <w:p w14:paraId="1CFE9036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9B9E549">
          <v:rect id="矩形 97" o:spid="_x0000_s1030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CEF2E32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十九、留心簿第四册：伏笔</w:t>
      </w:r>
    </w:p>
    <w:p w14:paraId="2ECC386A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本页说明</w:t>
      </w:r>
    </w:p>
    <w:p w14:paraId="6B9D04E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区分本回直接呈现的线索、整本书能够印证的联系，以及尚待验证的研究推测。</w:t>
      </w:r>
    </w:p>
    <w:p w14:paraId="01D246A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条目一：似曾相识</w:t>
      </w:r>
    </w:p>
    <w:p w14:paraId="7AED0646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72169F9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黛玉心想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倒像在那里见过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，宝玉说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这个妹妹我曾见过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68F4836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0762A8EB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本回直接写出二人未经解释的亲近感，并以不同表达方式呈现性格差异。</w:t>
      </w:r>
    </w:p>
    <w:p w14:paraId="6EF6FB50" w14:textId="4A3E1FA4" w:rsidR="00B8280B" w:rsidRPr="00B8280B" w:rsidDel="00E14068" w:rsidRDefault="00B8280B" w:rsidP="00B8280B">
      <w:pPr>
        <w:widowControl/>
        <w:shd w:val="clear" w:color="auto" w:fill="FFFFFF"/>
        <w:spacing w:after="120" w:line="240" w:lineRule="auto"/>
        <w:outlineLvl w:val="2"/>
        <w:rPr>
          <w:del w:id="146" w:author="Nan Shi" w:date="2026-07-21T17:50:00Z" w16du:dateUtc="2026-07-21T09:50:00Z"/>
          <w:rFonts w:ascii="Inter" w:eastAsia="宋体" w:hAnsi="Inter" w:cs="宋体"/>
          <w:kern w:val="0"/>
          <w:sz w:val="27"/>
          <w:szCs w:val="27"/>
          <w14:ligatures w14:val="none"/>
        </w:rPr>
      </w:pPr>
      <w:del w:id="147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7"/>
            <w:szCs w:val="27"/>
            <w14:ligatures w14:val="none"/>
          </w:rPr>
          <w:delText>解释边界</w:delText>
        </w:r>
      </w:del>
    </w:p>
    <w:p w14:paraId="141411E5" w14:textId="07452470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48" w:author="Nan Shi" w:date="2026-07-21T17:50:00Z" w16du:dateUtc="2026-07-21T09:50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49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联系</w:delText>
        </w:r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“</w:delText>
        </w:r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木石前盟</w:delText>
        </w:r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”</w:delText>
        </w:r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需要引入第一回材料。</w:delText>
        </w:r>
      </w:del>
    </w:p>
    <w:p w14:paraId="60FF2BF9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条目二：疾病与哭声</w:t>
      </w:r>
    </w:p>
    <w:p w14:paraId="3846C89F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0E8B5B7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黛玉自幼服药；和尚说不许听哭声、不见外姓亲友</w:t>
      </w:r>
    </w:p>
    <w:p w14:paraId="133FFC8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18C7B84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lastRenderedPageBreak/>
        <w:t>疾病、眼泪与亲缘在入府之初同时出现，形成命运阴影。</w:t>
      </w:r>
    </w:p>
    <w:p w14:paraId="40F4A76D" w14:textId="2A00667F" w:rsidR="00B8280B" w:rsidRPr="00B8280B" w:rsidDel="00E14068" w:rsidRDefault="00B8280B" w:rsidP="00B8280B">
      <w:pPr>
        <w:widowControl/>
        <w:shd w:val="clear" w:color="auto" w:fill="FFFFFF"/>
        <w:spacing w:after="120" w:line="240" w:lineRule="auto"/>
        <w:outlineLvl w:val="2"/>
        <w:rPr>
          <w:del w:id="150" w:author="Nan Shi" w:date="2026-07-21T17:50:00Z" w16du:dateUtc="2026-07-21T09:50:00Z"/>
          <w:rFonts w:ascii="Inter" w:eastAsia="宋体" w:hAnsi="Inter" w:cs="宋体"/>
          <w:kern w:val="0"/>
          <w:sz w:val="27"/>
          <w:szCs w:val="27"/>
          <w14:ligatures w14:val="none"/>
        </w:rPr>
      </w:pPr>
      <w:del w:id="151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7"/>
            <w:szCs w:val="27"/>
            <w14:ligatures w14:val="none"/>
          </w:rPr>
          <w:delText>解释边界</w:delText>
        </w:r>
      </w:del>
    </w:p>
    <w:p w14:paraId="04C7C636" w14:textId="0ED9D1DE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52" w:author="Nan Shi" w:date="2026-07-21T17:50:00Z" w16du:dateUtc="2026-07-21T09:50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53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不应把后续结局提前当作本回已经证明的事实。</w:delText>
        </w:r>
      </w:del>
    </w:p>
    <w:p w14:paraId="7F0BAF46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条目三：通灵宝玉</w:t>
      </w:r>
    </w:p>
    <w:p w14:paraId="7E501054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原文</w:t>
      </w:r>
    </w:p>
    <w:p w14:paraId="608F691D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宝玉摔玉、众人争捡、贾母称为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命根子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78C06E7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分析</w:t>
      </w:r>
    </w:p>
    <w:p w14:paraId="095A27B8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玉既是物件，也是家族赋予宝玉的特殊身份标记。</w:t>
      </w:r>
    </w:p>
    <w:p w14:paraId="62B26DB9" w14:textId="5EE2DA50" w:rsidR="00B8280B" w:rsidRPr="00B8280B" w:rsidDel="00E14068" w:rsidRDefault="00B8280B" w:rsidP="00B8280B">
      <w:pPr>
        <w:widowControl/>
        <w:shd w:val="clear" w:color="auto" w:fill="FFFFFF"/>
        <w:spacing w:after="120" w:line="240" w:lineRule="auto"/>
        <w:outlineLvl w:val="2"/>
        <w:rPr>
          <w:del w:id="154" w:author="Nan Shi" w:date="2026-07-21T17:50:00Z" w16du:dateUtc="2026-07-21T09:50:00Z"/>
          <w:rFonts w:ascii="Inter" w:eastAsia="宋体" w:hAnsi="Inter" w:cs="宋体"/>
          <w:kern w:val="0"/>
          <w:sz w:val="27"/>
          <w:szCs w:val="27"/>
          <w14:ligatures w14:val="none"/>
        </w:rPr>
      </w:pPr>
      <w:del w:id="155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7"/>
            <w:szCs w:val="27"/>
            <w14:ligatures w14:val="none"/>
          </w:rPr>
          <w:delText>解释边界</w:delText>
        </w:r>
      </w:del>
    </w:p>
    <w:p w14:paraId="72282EAA" w14:textId="460AE071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56" w:author="Nan Shi" w:date="2026-07-21T17:50:00Z" w16du:dateUtc="2026-07-21T09:50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57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其完整象征意义需结合第一回及后文继续阅读。</w:delText>
        </w:r>
      </w:del>
    </w:p>
    <w:p w14:paraId="0A933582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DC1A24F">
          <v:rect id="矩形 95" o:spid="_x0000_s1029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C78788B" w14:textId="7262A804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二十、留心簿</w:t>
      </w:r>
      <w:ins w:id="158" w:author="Nan Shi" w:date="2026-07-21T17:53:00Z" w16du:dateUtc="2026-07-21T09:53:00Z">
        <w:r w:rsidR="00E14068">
          <w:rPr>
            <w:rFonts w:ascii="Inter" w:eastAsia="宋体" w:hAnsi="Inter" w:cs="宋体" w:hint="eastAsia"/>
            <w:kern w:val="36"/>
            <w:sz w:val="48"/>
            <w:szCs w:val="48"/>
            <w14:ligatures w14:val="none"/>
          </w:rPr>
          <w:t>问题</w:t>
        </w:r>
      </w:ins>
      <w:del w:id="159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36"/>
            <w:sz w:val="48"/>
            <w:szCs w:val="48"/>
            <w14:ligatures w14:val="none"/>
          </w:rPr>
          <w:delText>综合</w:delText>
        </w:r>
      </w:del>
      <w:del w:id="160" w:author="Nan Shi" w:date="2026-07-21T17:52:00Z" w16du:dateUtc="2026-07-21T09:52:00Z">
        <w:r w:rsidRPr="00B8280B" w:rsidDel="00E14068">
          <w:rPr>
            <w:rFonts w:ascii="Inter" w:eastAsia="宋体" w:hAnsi="Inter" w:cs="宋体" w:hint="eastAsia"/>
            <w:kern w:val="36"/>
            <w:sz w:val="48"/>
            <w:szCs w:val="48"/>
            <w14:ligatures w14:val="none"/>
          </w:rPr>
          <w:delText>任务</w:delText>
        </w:r>
      </w:del>
    </w:p>
    <w:p w14:paraId="44B54ECD" w14:textId="633C6918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del w:id="161" w:author="Nan Shi" w:date="2026-07-21T17:53:00Z" w16du:dateUtc="2026-07-21T09:53:00Z"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 xml:space="preserve">1. </w:delText>
        </w:r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>初始任务文案</w:delText>
        </w:r>
      </w:del>
    </w:p>
    <w:p w14:paraId="7A9CF44C" w14:textId="6993D458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贾府既以亲情接纳黛玉，也以空间、礼法和言语规则要求她不断观察与调整。请</w:t>
      </w:r>
      <w:del w:id="162" w:author="Nan Shi" w:date="2026-07-21T17:52:00Z" w16du:dateUtc="2026-07-21T09:52:00Z">
        <w:r w:rsidRPr="00B8280B" w:rsidDel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从留心簿中选择三条证据，形成自己的</w:delText>
        </w:r>
      </w:del>
      <w:ins w:id="163" w:author="Nan Shi" w:date="2026-07-21T17:52:00Z" w16du:dateUtc="2026-07-21T09:52:00Z">
        <w:r w:rsidR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你结合</w:t>
        </w:r>
      </w:ins>
      <w:ins w:id="164" w:author="Nan Shi" w:date="2026-07-21T17:53:00Z" w16du:dateUtc="2026-07-21T09:53:00Z">
        <w:r w:rsidR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《红楼梦》的原文</w:t>
        </w:r>
      </w:ins>
      <w:ins w:id="165" w:author="Nan Shi" w:date="2026-07-21T17:52:00Z" w16du:dateUtc="2026-07-21T09:52:00Z">
        <w:r w:rsidR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进行</w:t>
        </w:r>
      </w:ins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解释。</w:t>
      </w:r>
    </w:p>
    <w:p w14:paraId="7255020A" w14:textId="0FB993EB" w:rsidR="00B8280B" w:rsidRPr="00B8280B" w:rsidDel="00E14068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del w:id="166" w:author="Nan Shi" w:date="2026-07-21T17:53:00Z" w16du:dateUtc="2026-07-21T09:53:00Z"/>
          <w:rFonts w:ascii="Inter" w:eastAsia="宋体" w:hAnsi="Inter" w:cs="宋体"/>
          <w:b/>
          <w:bCs/>
          <w:kern w:val="0"/>
          <w:sz w:val="24"/>
          <w14:ligatures w14:val="none"/>
        </w:rPr>
      </w:pPr>
      <w:del w:id="167" w:author="Nan Shi" w:date="2026-07-21T17:53:00Z" w16du:dateUtc="2026-07-21T09:53:00Z"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 xml:space="preserve">2. </w:delText>
        </w:r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>按钮</w:delText>
        </w:r>
      </w:del>
    </w:p>
    <w:p w14:paraId="423C3258" w14:textId="313590E1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68" w:author="Nan Shi" w:date="2026-07-21T17:53:00Z" w16du:dateUtc="2026-07-21T09:53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69" w:author="Nan Shi" w:date="2026-07-21T17:50:00Z" w16du:dateUtc="2026-07-21T09:50:00Z">
        <w:r w:rsidRPr="00B8280B" w:rsidDel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生成表达框架</w:delText>
        </w:r>
      </w:del>
    </w:p>
    <w:p w14:paraId="1A64256D" w14:textId="71378B3B" w:rsidR="00B8280B" w:rsidRPr="00B8280B" w:rsidDel="00E14068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del w:id="170" w:author="Nan Shi" w:date="2026-07-21T17:53:00Z" w16du:dateUtc="2026-07-21T09:53:00Z"/>
          <w:rFonts w:ascii="Inter" w:eastAsia="宋体" w:hAnsi="Inter" w:cs="宋体"/>
          <w:b/>
          <w:bCs/>
          <w:kern w:val="0"/>
          <w:sz w:val="24"/>
          <w14:ligatures w14:val="none"/>
        </w:rPr>
      </w:pPr>
      <w:del w:id="171" w:author="Nan Shi" w:date="2026-07-21T17:53:00Z" w16du:dateUtc="2026-07-21T09:53:00Z"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 xml:space="preserve">3. </w:delText>
        </w:r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>点击后的文案</w:delText>
        </w:r>
      </w:del>
    </w:p>
    <w:p w14:paraId="0EFC76B4" w14:textId="1BC16A82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72" w:author="Nan Shi" w:date="2026-07-21T17:53:00Z" w16du:dateUtc="2026-07-21T09:53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73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表达框架：先提出判断；再</w:delText>
        </w:r>
      </w:del>
      <w:del w:id="174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选择</w:delText>
        </w:r>
      </w:del>
      <w:del w:id="175" w:author="Nan Shi" w:date="2026-07-21T17:50:00Z" w16du:dateUtc="2026-07-21T09:50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一条空间</w:delText>
        </w:r>
      </w:del>
      <w:del w:id="176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证据</w:delText>
        </w:r>
      </w:del>
      <w:del w:id="177" w:author="Nan Shi" w:date="2026-07-21T17:51:00Z" w16du:dateUtc="2026-07-21T09:51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、一条人物言行证据和一条伏笔或视角证据；逐条</w:delText>
        </w:r>
      </w:del>
      <w:del w:id="178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说明</w:delText>
        </w:r>
      </w:del>
      <w:del w:id="179" w:author="Nan Shi" w:date="2026-07-21T17:51:00Z" w16du:dateUtc="2026-07-21T09:51:00Z">
        <w:r w:rsidRPr="00B8280B" w:rsidDel="00E14068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证据与</w:delText>
        </w:r>
      </w:del>
      <w:del w:id="180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判断</w:delText>
        </w:r>
      </w:del>
      <w:del w:id="181" w:author="Nan Shi" w:date="2026-07-21T17:51:00Z" w16du:dateUtc="2026-07-21T09:51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之间的联系</w:delText>
        </w:r>
      </w:del>
      <w:del w:id="182" w:author="Nan Shi" w:date="2026-07-21T17:52:00Z" w16du:dateUtc="2026-07-21T09:52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；最后回应一种可能的不同解释</w:delText>
        </w:r>
      </w:del>
      <w:del w:id="183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。</w:delText>
        </w:r>
      </w:del>
    </w:p>
    <w:p w14:paraId="0662A266" w14:textId="638100C2" w:rsidR="00B8280B" w:rsidRPr="00B8280B" w:rsidDel="00E14068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del w:id="184" w:author="Nan Shi" w:date="2026-07-21T17:53:00Z" w16du:dateUtc="2026-07-21T09:53:00Z"/>
          <w:rFonts w:ascii="Inter" w:eastAsia="宋体" w:hAnsi="Inter" w:cs="宋体"/>
          <w:b/>
          <w:bCs/>
          <w:kern w:val="0"/>
          <w:sz w:val="24"/>
          <w14:ligatures w14:val="none"/>
        </w:rPr>
      </w:pPr>
      <w:del w:id="185" w:author="Nan Shi" w:date="2026-07-21T17:53:00Z" w16du:dateUtc="2026-07-21T09:53:00Z"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 xml:space="preserve">4. </w:delText>
        </w:r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>点击后的提示</w:delText>
        </w:r>
      </w:del>
    </w:p>
    <w:p w14:paraId="10FCCFB7" w14:textId="107F2746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86" w:author="Nan Shi" w:date="2026-07-21T17:53:00Z" w16du:dateUtc="2026-07-21T09:53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87" w:author="Nan Shi" w:date="2026-07-21T17:53:00Z" w16du:dateUtc="2026-07-21T09:53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表达框架已展开</w:delText>
        </w:r>
      </w:del>
    </w:p>
    <w:p w14:paraId="4DB95CD9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8F61C15">
          <v:rect id="矩形 93" o:spid="_x0000_s1028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5B2BC19A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二十一、帮助弹窗文案</w:t>
      </w:r>
    </w:p>
    <w:p w14:paraId="38AF29CE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左侧</w:t>
      </w:r>
    </w:p>
    <w:p w14:paraId="32E39D2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文本细读方法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观察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证据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判断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 xml:space="preserve"> → 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修正</w:t>
      </w:r>
    </w:p>
    <w:p w14:paraId="6110A86C" w14:textId="366E8554" w:rsidR="00B8280B" w:rsidRPr="00B8280B" w:rsidDel="00E14068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del w:id="188" w:author="Nan Shi" w:date="2026-07-21T17:54:00Z" w16du:dateUtc="2026-07-21T09:54:00Z"/>
          <w:rFonts w:ascii="Inter" w:eastAsia="宋体" w:hAnsi="Inter" w:cs="宋体"/>
          <w:b/>
          <w:bCs/>
          <w:kern w:val="0"/>
          <w:sz w:val="24"/>
          <w14:ligatures w14:val="none"/>
        </w:rPr>
      </w:pPr>
      <w:del w:id="189" w:author="Nan Shi" w:date="2026-07-21T17:54:00Z" w16du:dateUtc="2026-07-21T09:54:00Z"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 xml:space="preserve">2. </w:delText>
        </w:r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>标题</w:delText>
        </w:r>
      </w:del>
    </w:p>
    <w:p w14:paraId="571A2D78" w14:textId="47323149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90" w:author="Nan Shi" w:date="2026-07-21T17:54:00Z" w16du:dateUtc="2026-07-21T09:54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91" w:author="Nan Shi" w:date="2026-07-21T17:54:00Z" w16du:dateUtc="2026-07-21T09:54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怎样使用网站</w:delText>
        </w:r>
      </w:del>
    </w:p>
    <w:p w14:paraId="224F4690" w14:textId="5FDD80F4" w:rsidR="00B8280B" w:rsidRPr="00B8280B" w:rsidDel="00E14068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del w:id="192" w:author="Nan Shi" w:date="2026-07-21T17:54:00Z" w16du:dateUtc="2026-07-21T09:54:00Z"/>
          <w:rFonts w:ascii="Inter" w:eastAsia="宋体" w:hAnsi="Inter" w:cs="宋体"/>
          <w:b/>
          <w:bCs/>
          <w:kern w:val="0"/>
          <w:sz w:val="24"/>
          <w14:ligatures w14:val="none"/>
        </w:rPr>
      </w:pPr>
      <w:del w:id="193" w:author="Nan Shi" w:date="2026-07-21T17:54:00Z" w16du:dateUtc="2026-07-21T09:54:00Z"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 xml:space="preserve">3. </w:delText>
        </w:r>
        <w:r w:rsidRPr="00B8280B" w:rsidDel="00E14068">
          <w:rPr>
            <w:rFonts w:ascii="Inter" w:eastAsia="宋体" w:hAnsi="Inter" w:cs="宋体"/>
            <w:b/>
            <w:bCs/>
            <w:kern w:val="0"/>
            <w:sz w:val="24"/>
            <w14:ligatures w14:val="none"/>
          </w:rPr>
          <w:delText>说明</w:delText>
        </w:r>
      </w:del>
    </w:p>
    <w:p w14:paraId="5652C05A" w14:textId="22379451" w:rsidR="00B8280B" w:rsidRPr="00B8280B" w:rsidDel="00E14068" w:rsidRDefault="00B8280B" w:rsidP="00B8280B">
      <w:pPr>
        <w:widowControl/>
        <w:shd w:val="clear" w:color="auto" w:fill="FFFFFF"/>
        <w:spacing w:after="0" w:line="240" w:lineRule="auto"/>
        <w:rPr>
          <w:del w:id="194" w:author="Nan Shi" w:date="2026-07-21T17:54:00Z" w16du:dateUtc="2026-07-21T09:54:00Z"/>
          <w:rFonts w:ascii="Inter" w:eastAsia="宋体" w:hAnsi="Inter" w:cs="宋体"/>
          <w:kern w:val="0"/>
          <w:sz w:val="21"/>
          <w:szCs w:val="21"/>
          <w14:ligatures w14:val="none"/>
        </w:rPr>
      </w:pPr>
      <w:del w:id="195" w:author="Nan Shi" w:date="2026-07-21T17:54:00Z" w16du:dateUtc="2026-07-21T09:54:00Z">
        <w:r w:rsidRPr="00B8280B" w:rsidDel="00E14068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先根据画面和原文作出判断。提交后，网站才会开放文本证据与补充证据。你可以保留判断，也可以补充条件或修改判断。</w:delText>
        </w:r>
      </w:del>
    </w:p>
    <w:p w14:paraId="3FAA25D2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四步解释</w:t>
      </w:r>
    </w:p>
    <w:p w14:paraId="7D79BD0E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观察</w:t>
      </w:r>
    </w:p>
    <w:p w14:paraId="4256C523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发现反常、重复、对比与前后变化</w:t>
      </w:r>
    </w:p>
    <w:p w14:paraId="15D59DB8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证据</w:t>
      </w:r>
    </w:p>
    <w:p w14:paraId="3F1052B1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核对选项是否受到原文完整支持</w:t>
      </w:r>
    </w:p>
    <w:p w14:paraId="704128A3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判断</w:t>
      </w:r>
    </w:p>
    <w:p w14:paraId="0EC0FB5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选择与当前证据最吻合的解释</w:t>
      </w:r>
    </w:p>
    <w:p w14:paraId="1C76F17B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2"/>
        <w:rPr>
          <w:rFonts w:ascii="Inter" w:eastAsia="宋体" w:hAnsi="Inter" w:cs="宋体"/>
          <w:kern w:val="0"/>
          <w:sz w:val="27"/>
          <w:szCs w:val="27"/>
          <w14:ligatures w14:val="none"/>
        </w:rPr>
      </w:pPr>
      <w:r w:rsidRPr="00B8280B">
        <w:rPr>
          <w:rFonts w:ascii="Inter" w:eastAsia="宋体" w:hAnsi="Inter" w:cs="宋体"/>
          <w:kern w:val="0"/>
          <w:sz w:val="27"/>
          <w:szCs w:val="27"/>
          <w14:ligatures w14:val="none"/>
        </w:rPr>
        <w:t>修正</w:t>
      </w:r>
    </w:p>
    <w:p w14:paraId="1A1AA9FE" w14:textId="25E53858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del w:id="196" w:author="Nan Shi" w:date="2026-07-21T17:54:00Z" w16du:dateUtc="2026-07-21T09:54:00Z">
        <w:r w:rsidRPr="00B8280B" w:rsidDel="00BA7BE1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新</w:delText>
        </w:r>
        <w:r w:rsidR="00BA7BE1" w:rsidRPr="00B8280B" w:rsidDel="00BA7BE1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delText>证据出现后重新划定解释边界</w:delText>
        </w:r>
      </w:del>
      <w:ins w:id="197" w:author="Nan Shi" w:date="2026-07-21T17:55:00Z" w16du:dateUtc="2026-07-21T09:55:00Z">
        <w:r w:rsidR="00BA7BE1">
          <w:rPr>
            <w:rFonts w:ascii="Inter" w:eastAsia="宋体" w:hAnsi="Inter" w:cs="宋体" w:hint="eastAsia"/>
            <w:kern w:val="0"/>
            <w:sz w:val="21"/>
            <w:szCs w:val="21"/>
            <w14:ligatures w14:val="none"/>
          </w:rPr>
          <w:t>调整原有判断</w:t>
        </w:r>
      </w:ins>
    </w:p>
    <w:p w14:paraId="0BF8327E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F955B4">
          <v:rect id="矩形 91" o:spid="_x0000_s1027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4BB5CE9C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二十二、其他动态提示文案</w:t>
      </w:r>
    </w:p>
    <w:p w14:paraId="18C4116A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1.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留心簿写入</w:t>
      </w:r>
    </w:p>
    <w:p w14:paraId="34DCC1B6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del w:id="198" w:author="Nan Shi" w:date="2026-07-21T17:55:00Z" w16du:dateUtc="2026-07-21T09:55:00Z">
        <w:r w:rsidRPr="00B8280B" w:rsidDel="00BA7BE1">
          <w:rPr>
            <w:rFonts w:ascii="Inter" w:eastAsia="宋体" w:hAnsi="Inter" w:cs="宋体"/>
            <w:kern w:val="0"/>
            <w:sz w:val="21"/>
            <w:szCs w:val="21"/>
            <w14:ligatures w14:val="none"/>
          </w:rPr>
          <w:delText>判断与修正</w:delText>
        </w:r>
      </w:del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已写入留心簿</w:t>
      </w:r>
    </w:p>
    <w:p w14:paraId="1400316C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lastRenderedPageBreak/>
        <w:t xml:space="preserve">2.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声音开启</w:t>
      </w:r>
    </w:p>
    <w:p w14:paraId="6674A897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提示音标记已开启</w:t>
      </w:r>
    </w:p>
    <w:p w14:paraId="24749714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3.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声音关闭</w:t>
      </w:r>
    </w:p>
    <w:p w14:paraId="27D49529" w14:textId="77777777" w:rsidR="00B8280B" w:rsidRPr="00B8280B" w:rsidRDefault="00B8280B" w:rsidP="00B8280B">
      <w:pPr>
        <w:widowControl/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提示音标记已关闭</w:t>
      </w:r>
    </w:p>
    <w:p w14:paraId="216B16E5" w14:textId="77777777" w:rsidR="00B8280B" w:rsidRPr="00B8280B" w:rsidRDefault="00B8280B" w:rsidP="00B8280B">
      <w:pPr>
        <w:widowControl/>
        <w:shd w:val="clear" w:color="auto" w:fill="FFFFFF"/>
        <w:spacing w:after="120" w:line="360" w:lineRule="atLeast"/>
        <w:outlineLvl w:val="1"/>
        <w:rPr>
          <w:rFonts w:ascii="Inter" w:eastAsia="宋体" w:hAnsi="Inter" w:cs="宋体"/>
          <w:b/>
          <w:bCs/>
          <w:kern w:val="0"/>
          <w:sz w:val="24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 xml:space="preserve">4. </w:t>
      </w:r>
      <w:r w:rsidRPr="00B8280B">
        <w:rPr>
          <w:rFonts w:ascii="Inter" w:eastAsia="宋体" w:hAnsi="Inter" w:cs="宋体"/>
          <w:b/>
          <w:bCs/>
          <w:kern w:val="0"/>
          <w:sz w:val="24"/>
          <w14:ligatures w14:val="none"/>
        </w:rPr>
        <w:t>图片加载失败</w:t>
      </w:r>
    </w:p>
    <w:p w14:paraId="245A103B" w14:textId="77777777" w:rsidR="00B8280B" w:rsidRPr="00B8280B" w:rsidRDefault="00B8280B" w:rsidP="00B8280B">
      <w:pPr>
        <w:widowControl/>
        <w:numPr>
          <w:ilvl w:val="0"/>
          <w:numId w:val="2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未找到首页图片：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assets/images/rjf.png</w:t>
      </w:r>
    </w:p>
    <w:p w14:paraId="2E2D7463" w14:textId="77777777" w:rsidR="00B8280B" w:rsidRPr="00B8280B" w:rsidRDefault="00B8280B" w:rsidP="00B8280B">
      <w:pPr>
        <w:widowControl/>
        <w:numPr>
          <w:ilvl w:val="0"/>
          <w:numId w:val="2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未找到当前场景图片。</w:t>
      </w:r>
    </w:p>
    <w:p w14:paraId="20D6C259" w14:textId="77777777" w:rsidR="00B8280B" w:rsidRPr="00B8280B" w:rsidRDefault="00B8280B" w:rsidP="00B8280B">
      <w:pPr>
        <w:widowControl/>
        <w:numPr>
          <w:ilvl w:val="0"/>
          <w:numId w:val="28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人物图片加载失败</w:t>
      </w:r>
    </w:p>
    <w:p w14:paraId="69EA95A3" w14:textId="77777777" w:rsidR="00B8280B" w:rsidRPr="00B8280B" w:rsidRDefault="009D550F" w:rsidP="00B8280B">
      <w:pPr>
        <w:widowControl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2CD8024">
          <v:rect id="矩形 89" o:spid="_x0000_s1026" style="width:415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" filled="f">
            <o:lock v:ext="edit" aspectratio="t"/>
            <w10:anchorlock/>
          </v:rect>
        </w:pict>
      </w:r>
    </w:p>
    <w:p w14:paraId="677B8F17" w14:textId="77777777" w:rsidR="00B8280B" w:rsidRPr="00B8280B" w:rsidRDefault="00B8280B" w:rsidP="00B8280B">
      <w:pPr>
        <w:widowControl/>
        <w:shd w:val="clear" w:color="auto" w:fill="FFFFFF"/>
        <w:spacing w:after="120" w:line="240" w:lineRule="auto"/>
        <w:outlineLvl w:val="0"/>
        <w:rPr>
          <w:rFonts w:ascii="Inter" w:eastAsia="宋体" w:hAnsi="Inter" w:cs="宋体"/>
          <w:kern w:val="36"/>
          <w:sz w:val="48"/>
          <w:szCs w:val="48"/>
          <w14:ligatures w14:val="none"/>
        </w:rPr>
      </w:pPr>
      <w:r w:rsidRPr="00B8280B">
        <w:rPr>
          <w:rFonts w:ascii="Inter" w:eastAsia="宋体" w:hAnsi="Inter" w:cs="宋体"/>
          <w:kern w:val="36"/>
          <w:sz w:val="48"/>
          <w:szCs w:val="48"/>
          <w14:ligatures w14:val="none"/>
        </w:rPr>
        <w:t>二十三、建议你重点审核的内容</w:t>
      </w:r>
    </w:p>
    <w:p w14:paraId="0A2D4F62" w14:textId="77777777" w:rsidR="00B8280B" w:rsidRPr="00B8280B" w:rsidRDefault="00B8280B" w:rsidP="00B8280B">
      <w:pPr>
        <w:widowControl/>
        <w:shd w:val="clear" w:color="auto" w:fill="FFFFFF"/>
        <w:spacing w:after="24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为了下一轮修改高效，建议你重点标注以下几类问题：</w:t>
      </w:r>
    </w:p>
    <w:p w14:paraId="074B16E8" w14:textId="77777777" w:rsidR="00B8280B" w:rsidRPr="00B8280B" w:rsidRDefault="00B8280B" w:rsidP="00B8280B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原文是否准确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特别是引文中的版本差异、标点和词语。</w:t>
      </w:r>
    </w:p>
    <w:p w14:paraId="66BA6D83" w14:textId="77777777" w:rsidR="00B8280B" w:rsidRPr="00B8280B" w:rsidRDefault="00B8280B" w:rsidP="00B8280B">
      <w:pPr>
        <w:widowControl/>
        <w:numPr>
          <w:ilvl w:val="0"/>
          <w:numId w:val="29"/>
        </w:numPr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当前最佳选项是否真的最佳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当前答案分别是：</w:t>
      </w:r>
    </w:p>
    <w:p w14:paraId="19083360" w14:textId="77777777" w:rsidR="00B8280B" w:rsidRPr="00B8280B" w:rsidRDefault="00B8280B" w:rsidP="00B8280B">
      <w:pPr>
        <w:widowControl/>
        <w:numPr>
          <w:ilvl w:val="0"/>
          <w:numId w:val="3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府门：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B</w:t>
      </w:r>
    </w:p>
    <w:p w14:paraId="6AA7BC38" w14:textId="77777777" w:rsidR="00B8280B" w:rsidRPr="00B8280B" w:rsidRDefault="00B8280B" w:rsidP="00B8280B">
      <w:pPr>
        <w:widowControl/>
        <w:numPr>
          <w:ilvl w:val="0"/>
          <w:numId w:val="3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骨肉情深：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</w:t>
      </w:r>
    </w:p>
    <w:p w14:paraId="3FECA216" w14:textId="77777777" w:rsidR="00B8280B" w:rsidRPr="00B8280B" w:rsidRDefault="00B8280B" w:rsidP="00B8280B">
      <w:pPr>
        <w:widowControl/>
        <w:numPr>
          <w:ilvl w:val="0"/>
          <w:numId w:val="3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宝黛初见：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</w:t>
      </w:r>
    </w:p>
    <w:p w14:paraId="7412F57D" w14:textId="77777777" w:rsidR="00B8280B" w:rsidRPr="00B8280B" w:rsidRDefault="00B8280B" w:rsidP="00B8280B">
      <w:pPr>
        <w:widowControl/>
        <w:numPr>
          <w:ilvl w:val="0"/>
          <w:numId w:val="30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宝玉摔玉：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A</w:t>
      </w:r>
    </w:p>
    <w:p w14:paraId="1660B1E7" w14:textId="77777777" w:rsidR="00B8280B" w:rsidRPr="00B8280B" w:rsidRDefault="00B8280B" w:rsidP="00B8280B">
      <w:pPr>
        <w:widowControl/>
        <w:numPr>
          <w:ilvl w:val="0"/>
          <w:numId w:val="31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其他选项是否仍有明显提示词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例如：</w:t>
      </w:r>
    </w:p>
    <w:p w14:paraId="16959734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主要源于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03D666C8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主要用来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5331C5AC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完全转为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3779281C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具有相同的情感来源和强度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3E047EBB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更为客观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4D7EAD7D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才能正式展开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0FD28149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完全推翻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19B67E13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已自觉否定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090F6D5B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平日并不看重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2FE2F65B" w14:textId="77777777" w:rsidR="00B8280B" w:rsidRPr="00B8280B" w:rsidRDefault="00B8280B" w:rsidP="00B8280B">
      <w:pPr>
        <w:widowControl/>
        <w:numPr>
          <w:ilvl w:val="0"/>
          <w:numId w:val="32"/>
        </w:numPr>
        <w:shd w:val="clear" w:color="auto" w:fill="FFFFFF"/>
        <w:spacing w:before="60" w:after="6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主要仍是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”</w:t>
      </w:r>
    </w:p>
    <w:p w14:paraId="3111C0AD" w14:textId="77777777" w:rsidR="00B8280B" w:rsidRPr="00B8280B" w:rsidRDefault="00B8280B" w:rsidP="00B8280B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参考分析是否给得太满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目前学生完成一次修正后，系统会直接展示完整分析，可能仍然偏教师讲解。</w:t>
      </w:r>
    </w:p>
    <w:p w14:paraId="1119687E" w14:textId="77777777" w:rsidR="00B8280B" w:rsidRPr="00B8280B" w:rsidRDefault="00B8280B" w:rsidP="00B8280B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“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修改判断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”</w:t>
      </w: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是否要真正允许二次选择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当前只记录行为，没有让学生重新选择选项。这是最需要补足的机制问题。</w:t>
      </w:r>
    </w:p>
    <w:p w14:paraId="16CA73BB" w14:textId="77777777" w:rsidR="00B8280B" w:rsidRPr="00B8280B" w:rsidRDefault="00B8280B" w:rsidP="00B8280B">
      <w:pPr>
        <w:widowControl/>
        <w:numPr>
          <w:ilvl w:val="0"/>
          <w:numId w:val="33"/>
        </w:numPr>
        <w:shd w:val="clear" w:color="auto" w:fill="FFFFFF"/>
        <w:spacing w:after="0" w:line="240" w:lineRule="auto"/>
        <w:rPr>
          <w:rFonts w:ascii="Inter" w:eastAsia="宋体" w:hAnsi="Inter" w:cs="宋体"/>
          <w:kern w:val="0"/>
          <w:sz w:val="21"/>
          <w:szCs w:val="21"/>
          <w14:ligatures w14:val="none"/>
        </w:rPr>
      </w:pPr>
      <w:r w:rsidRPr="00B8280B">
        <w:rPr>
          <w:rFonts w:ascii="Inter" w:eastAsia="宋体" w:hAnsi="Inter" w:cs="宋体"/>
          <w:b/>
          <w:bCs/>
          <w:kern w:val="0"/>
          <w:sz w:val="21"/>
          <w:szCs w:val="21"/>
          <w14:ligatures w14:val="none"/>
        </w:rPr>
        <w:t>留心簿中的解释是否仍然过于结论化</w:t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br/>
      </w:r>
      <w:r w:rsidRPr="00B8280B">
        <w:rPr>
          <w:rFonts w:ascii="Inter" w:eastAsia="宋体" w:hAnsi="Inter" w:cs="宋体"/>
          <w:kern w:val="0"/>
          <w:sz w:val="21"/>
          <w:szCs w:val="21"/>
          <w14:ligatures w14:val="none"/>
        </w:rPr>
        <w:t>目前虽增加了原文和解释边界，但内容仍由系统预设，学生自己生成的内容较少。</w:t>
      </w:r>
    </w:p>
    <w:p w14:paraId="4932EEE9" w14:textId="77777777" w:rsidR="00014D8E" w:rsidRPr="00B8280B" w:rsidRDefault="00014D8E"/>
    <w:sectPr w:rsidR="00014D8E" w:rsidRPr="00B828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an Shi" w:date="2026-07-21T16:42:00Z" w:initials="NS">
    <w:p w14:paraId="3BB07EFD" w14:textId="77777777" w:rsidR="008D072B" w:rsidRDefault="008D072B" w:rsidP="008D072B">
      <w:r>
        <w:rPr>
          <w:rStyle w:val="af0"/>
        </w:rPr>
        <w:annotationRef/>
      </w:r>
      <w:r>
        <w:t>跟随黛玉的脚步，进入红楼一梦</w:t>
      </w:r>
    </w:p>
    <w:p w14:paraId="47EEC135" w14:textId="77777777" w:rsidR="008D072B" w:rsidRDefault="008D072B" w:rsidP="008D072B"/>
  </w:comment>
  <w:comment w:id="1" w:author="Nan Shi" w:date="2026-07-21T16:42:00Z" w:initials="NS">
    <w:p w14:paraId="6A2F299D" w14:textId="77777777" w:rsidR="008D072B" w:rsidRDefault="008D072B" w:rsidP="008D072B">
      <w:r>
        <w:rPr>
          <w:rStyle w:val="af0"/>
        </w:rPr>
        <w:annotationRef/>
      </w:r>
      <w:r>
        <w:t>此处公布正确答案、解析并且写已经写入留心簿</w:t>
      </w:r>
    </w:p>
  </w:comment>
  <w:comment w:id="2" w:author="Nan Shi" w:date="2026-07-21T16:47:00Z" w:initials="NS">
    <w:p w14:paraId="48010320" w14:textId="77777777" w:rsidR="008D072B" w:rsidRDefault="008D072B" w:rsidP="008D072B">
      <w:r>
        <w:rPr>
          <w:rStyle w:val="af0"/>
        </w:rPr>
        <w:annotationRef/>
      </w:r>
      <w:r>
        <w:t>并且出现相应的选项为何正确、为何错误的解析，我看到你下面的分析里都有，错误、正确的可以用不同颜色表名</w:t>
      </w:r>
    </w:p>
    <w:p w14:paraId="270E185B" w14:textId="77777777" w:rsidR="008D072B" w:rsidRDefault="008D072B" w:rsidP="008D072B"/>
  </w:comment>
  <w:comment w:id="3" w:author="Nan Shi" w:date="2026-07-21T16:43:00Z" w:initials="NS">
    <w:p w14:paraId="57A9A8A8" w14:textId="77777777" w:rsidR="008D072B" w:rsidRDefault="008D072B" w:rsidP="008D072B">
      <w:r>
        <w:rPr>
          <w:rStyle w:val="af0"/>
        </w:rPr>
        <w:annotationRef/>
      </w:r>
      <w:r>
        <w:t>进门</w:t>
      </w:r>
    </w:p>
  </w:comment>
  <w:comment w:id="110" w:author="Nan Shi" w:date="2026-07-21T17:09:00Z" w:initials="NS">
    <w:p w14:paraId="5AB28459" w14:textId="77777777" w:rsidR="00045827" w:rsidRDefault="00045827" w:rsidP="00045827">
      <w:r>
        <w:rPr>
          <w:rStyle w:val="af0"/>
        </w:rPr>
        <w:annotationRef/>
      </w:r>
      <w:r>
        <w:t>这种</w:t>
      </w:r>
    </w:p>
  </w:comment>
  <w:comment w:id="113" w:author="Nan Shi" w:date="2026-07-21T17:10:00Z" w:initials="NS">
    <w:p w14:paraId="0BE31201" w14:textId="77777777" w:rsidR="00045827" w:rsidRDefault="00045827" w:rsidP="00045827">
      <w:r>
        <w:rPr>
          <w:rStyle w:val="af0"/>
        </w:rPr>
        <w:annotationRef/>
      </w:r>
      <w:r>
        <w:t>每组都可以切换</w:t>
      </w:r>
    </w:p>
  </w:comment>
  <w:comment w:id="137" w:author="Nan Shi" w:date="2026-07-21T17:46:00Z" w:initials="NS">
    <w:p w14:paraId="57265114" w14:textId="77777777" w:rsidR="00E14068" w:rsidRDefault="00E14068" w:rsidP="00E14068">
      <w:r>
        <w:rPr>
          <w:rStyle w:val="af0"/>
        </w:rPr>
        <w:annotationRef/>
      </w:r>
      <w:r>
        <w:t>所有解释边界都变为留意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7EEC135" w15:done="0"/>
  <w15:commentEx w15:paraId="6A2F299D" w15:done="0"/>
  <w15:commentEx w15:paraId="270E185B" w15:paraIdParent="6A2F299D" w15:done="0"/>
  <w15:commentEx w15:paraId="57A9A8A8" w15:done="0"/>
  <w15:commentEx w15:paraId="5AB28459" w15:done="0"/>
  <w15:commentEx w15:paraId="0BE31201" w15:done="0"/>
  <w15:commentEx w15:paraId="572651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1F41CCB" w16cex:dateUtc="2026-07-21T08:42:00Z"/>
  <w16cex:commentExtensible w16cex:durableId="735E71AD" w16cex:dateUtc="2026-07-21T08:42:00Z"/>
  <w16cex:commentExtensible w16cex:durableId="2DC22458" w16cex:dateUtc="2026-07-21T08:47:00Z"/>
  <w16cex:commentExtensible w16cex:durableId="73078AE8" w16cex:dateUtc="2026-07-21T08:43:00Z"/>
  <w16cex:commentExtensible w16cex:durableId="64D1A44E" w16cex:dateUtc="2026-07-21T09:09:00Z"/>
  <w16cex:commentExtensible w16cex:durableId="19E97FAC" w16cex:dateUtc="2026-07-21T09:10:00Z"/>
  <w16cex:commentExtensible w16cex:durableId="3446D879" w16cex:dateUtc="2026-07-21T09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7EEC135" w16cid:durableId="51F41CCB"/>
  <w16cid:commentId w16cid:paraId="6A2F299D" w16cid:durableId="735E71AD"/>
  <w16cid:commentId w16cid:paraId="270E185B" w16cid:durableId="2DC22458"/>
  <w16cid:commentId w16cid:paraId="57A9A8A8" w16cid:durableId="73078AE8"/>
  <w16cid:commentId w16cid:paraId="5AB28459" w16cid:durableId="64D1A44E"/>
  <w16cid:commentId w16cid:paraId="0BE31201" w16cid:durableId="19E97FAC"/>
  <w16cid:commentId w16cid:paraId="57265114" w16cid:durableId="3446D87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90ED7"/>
    <w:multiLevelType w:val="multilevel"/>
    <w:tmpl w:val="EDF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F28"/>
    <w:multiLevelType w:val="multilevel"/>
    <w:tmpl w:val="052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022B8"/>
    <w:multiLevelType w:val="multilevel"/>
    <w:tmpl w:val="263A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443B9"/>
    <w:multiLevelType w:val="multilevel"/>
    <w:tmpl w:val="C2C0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16E3D"/>
    <w:multiLevelType w:val="multilevel"/>
    <w:tmpl w:val="B58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F474C"/>
    <w:multiLevelType w:val="multilevel"/>
    <w:tmpl w:val="0948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56636"/>
    <w:multiLevelType w:val="multilevel"/>
    <w:tmpl w:val="CFE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B41E9"/>
    <w:multiLevelType w:val="multilevel"/>
    <w:tmpl w:val="98F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60E"/>
    <w:multiLevelType w:val="multilevel"/>
    <w:tmpl w:val="F1F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80025"/>
    <w:multiLevelType w:val="multilevel"/>
    <w:tmpl w:val="77A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75ADA"/>
    <w:multiLevelType w:val="multilevel"/>
    <w:tmpl w:val="6514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75F12"/>
    <w:multiLevelType w:val="multilevel"/>
    <w:tmpl w:val="0E38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74B52"/>
    <w:multiLevelType w:val="multilevel"/>
    <w:tmpl w:val="987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E5EA7"/>
    <w:multiLevelType w:val="multilevel"/>
    <w:tmpl w:val="0602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B362F4"/>
    <w:multiLevelType w:val="multilevel"/>
    <w:tmpl w:val="D1DC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35849"/>
    <w:multiLevelType w:val="multilevel"/>
    <w:tmpl w:val="3DF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F1403"/>
    <w:multiLevelType w:val="multilevel"/>
    <w:tmpl w:val="E98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07A63"/>
    <w:multiLevelType w:val="multilevel"/>
    <w:tmpl w:val="E69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D575C"/>
    <w:multiLevelType w:val="multilevel"/>
    <w:tmpl w:val="444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46439"/>
    <w:multiLevelType w:val="multilevel"/>
    <w:tmpl w:val="5AF84D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231B1"/>
    <w:multiLevelType w:val="multilevel"/>
    <w:tmpl w:val="03F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4635F"/>
    <w:multiLevelType w:val="multilevel"/>
    <w:tmpl w:val="FAF8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30F54"/>
    <w:multiLevelType w:val="multilevel"/>
    <w:tmpl w:val="92B0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01379"/>
    <w:multiLevelType w:val="multilevel"/>
    <w:tmpl w:val="542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C217F"/>
    <w:multiLevelType w:val="multilevel"/>
    <w:tmpl w:val="8836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233DF"/>
    <w:multiLevelType w:val="multilevel"/>
    <w:tmpl w:val="3F30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66BA4"/>
    <w:multiLevelType w:val="multilevel"/>
    <w:tmpl w:val="5F6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A45BD"/>
    <w:multiLevelType w:val="multilevel"/>
    <w:tmpl w:val="4C4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657B4"/>
    <w:multiLevelType w:val="multilevel"/>
    <w:tmpl w:val="947287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BC67C6"/>
    <w:multiLevelType w:val="multilevel"/>
    <w:tmpl w:val="CEF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A00B5"/>
    <w:multiLevelType w:val="multilevel"/>
    <w:tmpl w:val="B09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10A2F"/>
    <w:multiLevelType w:val="multilevel"/>
    <w:tmpl w:val="B8F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DE2F33"/>
    <w:multiLevelType w:val="multilevel"/>
    <w:tmpl w:val="C4D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2606">
    <w:abstractNumId w:val="3"/>
  </w:num>
  <w:num w:numId="2" w16cid:durableId="1894537377">
    <w:abstractNumId w:val="12"/>
  </w:num>
  <w:num w:numId="3" w16cid:durableId="68230394">
    <w:abstractNumId w:val="25"/>
  </w:num>
  <w:num w:numId="4" w16cid:durableId="605846040">
    <w:abstractNumId w:val="22"/>
  </w:num>
  <w:num w:numId="5" w16cid:durableId="2135127692">
    <w:abstractNumId w:val="17"/>
  </w:num>
  <w:num w:numId="6" w16cid:durableId="731857014">
    <w:abstractNumId w:val="10"/>
  </w:num>
  <w:num w:numId="7" w16cid:durableId="361907128">
    <w:abstractNumId w:val="14"/>
  </w:num>
  <w:num w:numId="8" w16cid:durableId="196704861">
    <w:abstractNumId w:val="9"/>
  </w:num>
  <w:num w:numId="9" w16cid:durableId="724983658">
    <w:abstractNumId w:val="7"/>
  </w:num>
  <w:num w:numId="10" w16cid:durableId="37827122">
    <w:abstractNumId w:val="13"/>
  </w:num>
  <w:num w:numId="11" w16cid:durableId="1484738914">
    <w:abstractNumId w:val="27"/>
  </w:num>
  <w:num w:numId="12" w16cid:durableId="140461824">
    <w:abstractNumId w:val="30"/>
  </w:num>
  <w:num w:numId="13" w16cid:durableId="1261722770">
    <w:abstractNumId w:val="31"/>
  </w:num>
  <w:num w:numId="14" w16cid:durableId="561714356">
    <w:abstractNumId w:val="4"/>
  </w:num>
  <w:num w:numId="15" w16cid:durableId="999507684">
    <w:abstractNumId w:val="26"/>
  </w:num>
  <w:num w:numId="16" w16cid:durableId="687220855">
    <w:abstractNumId w:val="18"/>
  </w:num>
  <w:num w:numId="17" w16cid:durableId="1254707698">
    <w:abstractNumId w:val="2"/>
  </w:num>
  <w:num w:numId="18" w16cid:durableId="19939285">
    <w:abstractNumId w:val="24"/>
  </w:num>
  <w:num w:numId="19" w16cid:durableId="886799414">
    <w:abstractNumId w:val="32"/>
  </w:num>
  <w:num w:numId="20" w16cid:durableId="1250389987">
    <w:abstractNumId w:val="0"/>
  </w:num>
  <w:num w:numId="21" w16cid:durableId="1872843455">
    <w:abstractNumId w:val="5"/>
  </w:num>
  <w:num w:numId="22" w16cid:durableId="885338655">
    <w:abstractNumId w:val="11"/>
  </w:num>
  <w:num w:numId="23" w16cid:durableId="1663390712">
    <w:abstractNumId w:val="1"/>
  </w:num>
  <w:num w:numId="24" w16cid:durableId="1147699041">
    <w:abstractNumId w:val="6"/>
  </w:num>
  <w:num w:numId="25" w16cid:durableId="1937009970">
    <w:abstractNumId w:val="29"/>
  </w:num>
  <w:num w:numId="26" w16cid:durableId="140658777">
    <w:abstractNumId w:val="23"/>
  </w:num>
  <w:num w:numId="27" w16cid:durableId="2038652991">
    <w:abstractNumId w:val="16"/>
  </w:num>
  <w:num w:numId="28" w16cid:durableId="328139377">
    <w:abstractNumId w:val="8"/>
  </w:num>
  <w:num w:numId="29" w16cid:durableId="178276805">
    <w:abstractNumId w:val="21"/>
  </w:num>
  <w:num w:numId="30" w16cid:durableId="1434588000">
    <w:abstractNumId w:val="15"/>
  </w:num>
  <w:num w:numId="31" w16cid:durableId="1070924518">
    <w:abstractNumId w:val="28"/>
  </w:num>
  <w:num w:numId="32" w16cid:durableId="947614539">
    <w:abstractNumId w:val="20"/>
  </w:num>
  <w:num w:numId="33" w16cid:durableId="1904750551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an Shi">
    <w15:presenceInfo w15:providerId="AD" w15:userId="S::nan.shi@vml.com::51e203e8-dbc9-4a62-a0c9-cd3d6894a4e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0B"/>
    <w:rsid w:val="00014D8E"/>
    <w:rsid w:val="00025ABC"/>
    <w:rsid w:val="00045827"/>
    <w:rsid w:val="00377D70"/>
    <w:rsid w:val="00570C1D"/>
    <w:rsid w:val="008D072B"/>
    <w:rsid w:val="009D550F"/>
    <w:rsid w:val="00B8280B"/>
    <w:rsid w:val="00B91264"/>
    <w:rsid w:val="00BA7BE1"/>
    <w:rsid w:val="00E1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6982BF3A"/>
  <w15:chartTrackingRefBased/>
  <w15:docId w15:val="{C6144B45-8310-FF48-804F-8D88D7697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8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8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828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8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8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8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8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8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8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8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8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8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8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8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8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8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8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8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8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8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8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8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8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8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80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8280B"/>
    <w:rPr>
      <w:b/>
      <w:bCs/>
    </w:rPr>
  </w:style>
  <w:style w:type="paragraph" w:styleId="af">
    <w:name w:val="Normal (Web)"/>
    <w:basedOn w:val="a"/>
    <w:uiPriority w:val="99"/>
    <w:semiHidden/>
    <w:unhideWhenUsed/>
    <w:rsid w:val="00B8280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8D072B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8D072B"/>
  </w:style>
  <w:style w:type="character" w:customStyle="1" w:styleId="af2">
    <w:name w:val="批注文字 字符"/>
    <w:basedOn w:val="a0"/>
    <w:link w:val="af1"/>
    <w:uiPriority w:val="99"/>
    <w:semiHidden/>
    <w:rsid w:val="008D072B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8D072B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8D072B"/>
    <w:rPr>
      <w:b/>
      <w:bCs/>
    </w:rPr>
  </w:style>
  <w:style w:type="paragraph" w:styleId="af5">
    <w:name w:val="Revision"/>
    <w:hidden/>
    <w:uiPriority w:val="99"/>
    <w:semiHidden/>
    <w:rsid w:val="008D07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21</Pages>
  <Words>1371</Words>
  <Characters>7817</Characters>
  <Application>Microsoft Office Word</Application>
  <DocSecurity>0</DocSecurity>
  <Lines>65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Shi</dc:creator>
  <cp:keywords/>
  <dc:description/>
  <cp:lastModifiedBy>Nan Shi</cp:lastModifiedBy>
  <cp:revision>3</cp:revision>
  <dcterms:created xsi:type="dcterms:W3CDTF">2026-07-21T07:50:00Z</dcterms:created>
  <dcterms:modified xsi:type="dcterms:W3CDTF">2026-07-21T09:55:00Z</dcterms:modified>
</cp:coreProperties>
</file>